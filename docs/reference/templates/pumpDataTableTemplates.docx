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00F3" w14:textId="77777777" w:rsidR="001556D3" w:rsidRDefault="001556D3" w:rsidP="00710F8B">
      <w:r w:rsidRPr="00333060">
        <w:rPr>
          <w:highlight w:val="yellow"/>
        </w:rPr>
        <w:t>$</w:t>
      </w:r>
      <w:proofErr w:type="gramStart"/>
      <w:r w:rsidRPr="00333060">
        <w:rPr>
          <w:highlight w:val="yellow"/>
        </w:rPr>
        <w:t>fragment</w:t>
      </w:r>
      <w:r>
        <w:t>:pumpDataTables</w:t>
      </w:r>
      <w:proofErr w:type="gramEnd"/>
      <w:r>
        <w:t xml:space="preserve">(pumpProductLine, node, </w:t>
      </w:r>
      <w:proofErr w:type="gramStart"/>
      <w:r>
        <w:t>solution)$</w:t>
      </w:r>
      <w:proofErr w:type="gramEnd"/>
    </w:p>
    <w:p w14:paraId="4E9A5E57" w14:textId="552CC56F" w:rsidR="001556D3" w:rsidRDefault="001556D3" w:rsidP="001556D3">
      <w:r>
        <w:t>$</w:t>
      </w:r>
      <w:proofErr w:type="gramStart"/>
      <w:r w:rsidRPr="00AC538B">
        <w:rPr>
          <w:highlight w:val="yellow"/>
        </w:rPr>
        <w:t>if</w:t>
      </w:r>
      <w:r>
        <w:t>{</w:t>
      </w:r>
      <w:proofErr w:type="gramEnd"/>
      <w:r>
        <w:t>#pumpProductLine=</w:t>
      </w:r>
      <w:proofErr w:type="gramStart"/>
      <w:r>
        <w:t>=”splitCase</w:t>
      </w:r>
      <w:proofErr w:type="gramEnd"/>
      <w:r>
        <w:t>” &amp;&amp; pumpType == “blue</w:t>
      </w:r>
      <w:proofErr w:type="gramStart"/>
      <w:r>
        <w:t>”}$</w:t>
      </w:r>
      <w:proofErr w:type="gramEnd"/>
    </w:p>
    <w:p w14:paraId="0C5D9E8C" w14:textId="77777777" w:rsidR="00BD5E52" w:rsidRDefault="001556D3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$define{#pumpWeight=</w:t>
      </w:r>
      <w:r w:rsidRPr="008D2058">
        <w:rPr>
          <w:rFonts w:ascii="Abadi" w:hAnsi="Abadi"/>
          <w:sz w:val="14"/>
          <w:szCs w:val="14"/>
        </w:rPr>
        <w:t>getConfigurationAttribute(“nonfire_pump_node-</w:t>
      </w:r>
      <w:proofErr w:type="gramStart"/>
      <w:r w:rsidRPr="008D2058">
        <w:rPr>
          <w:rFonts w:ascii="Abadi" w:hAnsi="Abadi"/>
          <w:sz w:val="14"/>
          <w:szCs w:val="14"/>
        </w:rPr>
        <w:t>1.splitCase</w:t>
      </w:r>
      <w:proofErr w:type="gramEnd"/>
      <w:r w:rsidRPr="008D2058">
        <w:rPr>
          <w:rFonts w:ascii="Abadi" w:hAnsi="Abadi"/>
          <w:sz w:val="14"/>
          <w:szCs w:val="14"/>
        </w:rPr>
        <w:t>_nonFire_</w:t>
      </w:r>
      <w:proofErr w:type="gramStart"/>
      <w:r w:rsidRPr="008D2058">
        <w:rPr>
          <w:rFonts w:ascii="Abadi" w:hAnsi="Abadi"/>
          <w:sz w:val="14"/>
          <w:szCs w:val="14"/>
        </w:rPr>
        <w:t>assy.pumpWeight</w:t>
      </w:r>
      <w:proofErr w:type="gramEnd"/>
      <w:r w:rsidRPr="008D2058">
        <w:rPr>
          <w:rFonts w:ascii="Abadi" w:hAnsi="Abadi"/>
          <w:sz w:val="14"/>
          <w:szCs w:val="14"/>
        </w:rPr>
        <w:t>”).</w:t>
      </w:r>
      <w:proofErr w:type="gramStart"/>
      <w:r w:rsidRPr="008D2058">
        <w:rPr>
          <w:rFonts w:ascii="Abadi" w:hAnsi="Abadi"/>
          <w:sz w:val="14"/>
          <w:szCs w:val="14"/>
        </w:rPr>
        <w:t>value}$</w:t>
      </w:r>
      <w:proofErr w:type="gramEnd"/>
    </w:p>
    <w:p w14:paraId="1DE4F42A" w14:textId="15B2EDE8" w:rsidR="001556D3" w:rsidRDefault="001556D3" w:rsidP="00F42215">
      <w:pPr>
        <w:spacing w:after="0"/>
        <w:rPr>
          <w:rFonts w:ascii="Abadi" w:hAnsi="Abadi"/>
          <w:sz w:val="14"/>
          <w:szCs w:val="14"/>
        </w:rPr>
      </w:pPr>
      <w:r>
        <w:rPr>
          <w:rFonts w:ascii="Abadi" w:hAnsi="Abadi"/>
          <w:sz w:val="14"/>
          <w:szCs w:val="14"/>
        </w:rPr>
        <w:t>$define{#baseTypeWeight=getConfigurationAttribute(“nonfire_pump_node-</w:t>
      </w:r>
      <w:proofErr w:type="gramStart"/>
      <w:r>
        <w:rPr>
          <w:rFonts w:ascii="Abadi" w:hAnsi="Abadi"/>
          <w:sz w:val="14"/>
          <w:szCs w:val="14"/>
        </w:rPr>
        <w:t>1.splitCase</w:t>
      </w:r>
      <w:proofErr w:type="gramEnd"/>
      <w:r>
        <w:rPr>
          <w:rFonts w:ascii="Abadi" w:hAnsi="Abadi"/>
          <w:sz w:val="14"/>
          <w:szCs w:val="14"/>
        </w:rPr>
        <w:t>_nonFire_</w:t>
      </w:r>
      <w:proofErr w:type="gramStart"/>
      <w:r>
        <w:rPr>
          <w:rFonts w:ascii="Abadi" w:hAnsi="Abadi"/>
          <w:sz w:val="14"/>
          <w:szCs w:val="14"/>
        </w:rPr>
        <w:t>assy.baseTypeWeight</w:t>
      </w:r>
      <w:proofErr w:type="gramEnd"/>
      <w:r>
        <w:rPr>
          <w:rFonts w:ascii="Abadi" w:hAnsi="Abadi"/>
          <w:sz w:val="14"/>
          <w:szCs w:val="14"/>
        </w:rPr>
        <w:t>”).</w:t>
      </w:r>
      <w:proofErr w:type="gramStart"/>
      <w:r>
        <w:rPr>
          <w:rFonts w:ascii="Abadi" w:hAnsi="Abadi"/>
          <w:sz w:val="14"/>
          <w:szCs w:val="14"/>
        </w:rPr>
        <w:t>value}$</w:t>
      </w:r>
      <w:proofErr w:type="gramEnd"/>
    </w:p>
    <w:p w14:paraId="7377A727" w14:textId="77777777" w:rsidR="001556D3" w:rsidRPr="00F42215" w:rsidRDefault="001556D3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$define{#couplingWeight=getConfigurationAttribute(“nonfire_pump_node-</w:t>
      </w:r>
      <w:proofErr w:type="gramStart"/>
      <w:r w:rsidRPr="00F42215">
        <w:rPr>
          <w:rFonts w:ascii="Abadi" w:hAnsi="Abadi"/>
          <w:sz w:val="14"/>
          <w:szCs w:val="14"/>
        </w:rPr>
        <w:t>1.splitCase</w:t>
      </w:r>
      <w:proofErr w:type="gramEnd"/>
      <w:r w:rsidRPr="00F42215">
        <w:rPr>
          <w:rFonts w:ascii="Abadi" w:hAnsi="Abadi"/>
          <w:sz w:val="14"/>
          <w:szCs w:val="14"/>
        </w:rPr>
        <w:t>_nonFire_</w:t>
      </w:r>
      <w:proofErr w:type="gramStart"/>
      <w:r w:rsidRPr="00F42215">
        <w:rPr>
          <w:rFonts w:ascii="Abadi" w:hAnsi="Abadi"/>
          <w:sz w:val="14"/>
          <w:szCs w:val="14"/>
        </w:rPr>
        <w:t>assy.couplingWeight</w:t>
      </w:r>
      <w:proofErr w:type="gramEnd"/>
      <w:r w:rsidRPr="00F42215">
        <w:rPr>
          <w:rFonts w:ascii="Abadi" w:hAnsi="Abadi"/>
          <w:sz w:val="14"/>
          <w:szCs w:val="14"/>
        </w:rPr>
        <w:t>”).</w:t>
      </w:r>
      <w:proofErr w:type="gramStart"/>
      <w:r w:rsidRPr="00F42215">
        <w:rPr>
          <w:rFonts w:ascii="Abadi" w:hAnsi="Abadi"/>
          <w:sz w:val="14"/>
          <w:szCs w:val="14"/>
        </w:rPr>
        <w:t>value}$</w:t>
      </w:r>
      <w:proofErr w:type="gramEnd"/>
    </w:p>
    <w:p w14:paraId="50547056" w14:textId="77777777" w:rsidR="001556D3" w:rsidRPr="00F42215" w:rsidRDefault="001556D3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$define{#totalWeight=getConfigurationAttribute(“nonfire_pump_node-</w:t>
      </w:r>
      <w:proofErr w:type="gramStart"/>
      <w:r w:rsidRPr="00F42215">
        <w:rPr>
          <w:rFonts w:ascii="Abadi" w:hAnsi="Abadi"/>
          <w:sz w:val="14"/>
          <w:szCs w:val="14"/>
        </w:rPr>
        <w:t>1.totalWt</w:t>
      </w:r>
      <w:proofErr w:type="gramEnd"/>
      <w:r w:rsidRPr="00F42215">
        <w:rPr>
          <w:rFonts w:ascii="Abadi" w:hAnsi="Abadi"/>
          <w:sz w:val="14"/>
          <w:szCs w:val="14"/>
        </w:rPr>
        <w:t>”).</w:t>
      </w:r>
      <w:proofErr w:type="gramStart"/>
      <w:r w:rsidRPr="00F42215">
        <w:rPr>
          <w:rFonts w:ascii="Abadi" w:hAnsi="Abadi"/>
          <w:sz w:val="14"/>
          <w:szCs w:val="14"/>
        </w:rPr>
        <w:t>value}$</w:t>
      </w:r>
      <w:proofErr w:type="gramEnd"/>
    </w:p>
    <w:p w14:paraId="457C7496" w14:textId="77777777" w:rsidR="00E6719C" w:rsidRPr="00F42215" w:rsidRDefault="001556D3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$define{#driverWeight=(#totalWeight-</w:t>
      </w:r>
      <w:proofErr w:type="gramStart"/>
      <w:r w:rsidRPr="00F42215">
        <w:rPr>
          <w:rFonts w:ascii="Abadi" w:hAnsi="Abadi"/>
          <w:sz w:val="14"/>
          <w:szCs w:val="14"/>
        </w:rPr>
        <w:t>0)-(</w:t>
      </w:r>
      <w:proofErr w:type="gramEnd"/>
      <w:r w:rsidRPr="00F42215">
        <w:rPr>
          <w:rFonts w:ascii="Abadi" w:hAnsi="Abadi"/>
          <w:sz w:val="14"/>
          <w:szCs w:val="14"/>
        </w:rPr>
        <w:t>(#pumpWeight-</w:t>
      </w:r>
      <w:proofErr w:type="gramStart"/>
      <w:r w:rsidRPr="00F42215">
        <w:rPr>
          <w:rFonts w:ascii="Abadi" w:hAnsi="Abadi"/>
          <w:sz w:val="14"/>
          <w:szCs w:val="14"/>
        </w:rPr>
        <w:t>0)+(</w:t>
      </w:r>
      <w:proofErr w:type="gramEnd"/>
      <w:r w:rsidRPr="00F42215">
        <w:rPr>
          <w:rFonts w:ascii="Abadi" w:hAnsi="Abadi"/>
          <w:sz w:val="14"/>
          <w:szCs w:val="14"/>
        </w:rPr>
        <w:t>#baseTypeWeight-</w:t>
      </w:r>
      <w:proofErr w:type="gramStart"/>
      <w:r w:rsidRPr="00F42215">
        <w:rPr>
          <w:rFonts w:ascii="Abadi" w:hAnsi="Abadi"/>
          <w:sz w:val="14"/>
          <w:szCs w:val="14"/>
        </w:rPr>
        <w:t>0)+(</w:t>
      </w:r>
      <w:proofErr w:type="gramEnd"/>
      <w:r w:rsidRPr="00F42215">
        <w:rPr>
          <w:rFonts w:ascii="Abadi" w:hAnsi="Abadi"/>
          <w:sz w:val="14"/>
          <w:szCs w:val="14"/>
        </w:rPr>
        <w:t>#couplingWeight-0)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5452DF41" w14:textId="2BBAE7C9" w:rsidR="00D1514B" w:rsidRPr="00F42215" w:rsidRDefault="00D1514B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$define{#headUomV=getConfigurationAttribute("</w:t>
      </w:r>
      <w:r w:rsidR="00416F77" w:rsidRPr="00F42215">
        <w:rPr>
          <w:rFonts w:ascii="Abadi" w:hAnsi="Abadi"/>
          <w:sz w:val="14"/>
          <w:szCs w:val="14"/>
        </w:rPr>
        <w:t>nonfire_pump_node-</w:t>
      </w:r>
      <w:proofErr w:type="gramStart"/>
      <w:r w:rsidR="00416F77" w:rsidRPr="00F42215">
        <w:rPr>
          <w:rFonts w:ascii="Abadi" w:hAnsi="Abadi"/>
          <w:sz w:val="14"/>
          <w:szCs w:val="14"/>
        </w:rPr>
        <w:t>1</w:t>
      </w:r>
      <w:r w:rsidRPr="00F42215">
        <w:rPr>
          <w:rFonts w:ascii="Abadi" w:hAnsi="Abadi"/>
          <w:sz w:val="14"/>
          <w:szCs w:val="14"/>
        </w:rPr>
        <w:t>.uomHead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0A4BA22D" w14:textId="007B098D" w:rsidR="00D1514B" w:rsidRPr="00F42215" w:rsidRDefault="00D1514B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#headUom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headUomV!=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headUomV.value!=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#headUomV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687136D2" w14:textId="77777777" w:rsidR="00D620A5" w:rsidRPr="00F42215" w:rsidRDefault="00D620A5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$define{#flowUomV=getConfigurationAttribute("nonfire_pump_node-</w:t>
      </w:r>
      <w:proofErr w:type="gramStart"/>
      <w:r w:rsidRPr="00F42215">
        <w:rPr>
          <w:rFonts w:ascii="Abadi" w:hAnsi="Abadi"/>
          <w:sz w:val="14"/>
          <w:szCs w:val="14"/>
        </w:rPr>
        <w:t>1.uomFlowRate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48EE7981" w14:textId="67992BAD" w:rsidR="00D620A5" w:rsidRPr="00F42215" w:rsidRDefault="00D620A5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#flowUom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flowUomV!=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flowUomV.value!=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#flowUomV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2C28F2E8" w14:textId="77777777" w:rsidR="0029126C" w:rsidRPr="00F42215" w:rsidRDefault="0029126C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$define{#rotSpeedUomV=getConfigurationAttribute("nonfire_pump_node-</w:t>
      </w:r>
      <w:proofErr w:type="gramStart"/>
      <w:r w:rsidRPr="00F42215">
        <w:rPr>
          <w:rFonts w:ascii="Abadi" w:hAnsi="Abadi"/>
          <w:sz w:val="14"/>
          <w:szCs w:val="14"/>
        </w:rPr>
        <w:t>1.uomRotationalSpeed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39FB8A72" w14:textId="3BE64406" w:rsidR="0029126C" w:rsidRPr="00F42215" w:rsidRDefault="0029126C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#rotSpeedUom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rotSpeedUomV!=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rotSpeedUomV.value!=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#rotSpeedUomV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01E70964" w14:textId="77777777" w:rsidR="00575C78" w:rsidRPr="00F42215" w:rsidRDefault="00575C78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$define{#tempUomV=getConfigurationAttribute("nonfire_pump_node-</w:t>
      </w:r>
      <w:proofErr w:type="gramStart"/>
      <w:r w:rsidRPr="00F42215">
        <w:rPr>
          <w:rFonts w:ascii="Abadi" w:hAnsi="Abadi"/>
          <w:sz w:val="14"/>
          <w:szCs w:val="14"/>
        </w:rPr>
        <w:t>1.uomTemperature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39971E91" w14:textId="3C77C1E7" w:rsidR="00575C78" w:rsidRPr="00F42215" w:rsidRDefault="00575C78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#tempUom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tempUomV!=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tempUomV.value!=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#tempUomV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0BA3EDBE" w14:textId="43B2E29A" w:rsidR="00D97D90" w:rsidRPr="00F42215" w:rsidRDefault="00D97D90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$define{#lengthUomV=getConfigurationAttribute("</w:t>
      </w:r>
      <w:r w:rsidR="00537E7D" w:rsidRPr="00F42215">
        <w:rPr>
          <w:rFonts w:ascii="Abadi" w:hAnsi="Abadi"/>
          <w:sz w:val="14"/>
          <w:szCs w:val="14"/>
        </w:rPr>
        <w:t>nonfire_pump_node-</w:t>
      </w:r>
      <w:proofErr w:type="gramStart"/>
      <w:r w:rsidR="00537E7D" w:rsidRPr="00F42215">
        <w:rPr>
          <w:rFonts w:ascii="Abadi" w:hAnsi="Abadi"/>
          <w:sz w:val="14"/>
          <w:szCs w:val="14"/>
        </w:rPr>
        <w:t>1</w:t>
      </w:r>
      <w:r w:rsidRPr="00F42215">
        <w:rPr>
          <w:rFonts w:ascii="Abadi" w:hAnsi="Abadi"/>
          <w:sz w:val="14"/>
          <w:szCs w:val="14"/>
        </w:rPr>
        <w:t>.uomLength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2AE451F1" w14:textId="6B50543B" w:rsidR="00D97D90" w:rsidRPr="00F42215" w:rsidRDefault="00D97D90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#lengthUom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lengthUomV!=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lengthUomV.value!=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#lengthUomV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7AB5234C" w14:textId="77777777" w:rsidR="00D97D90" w:rsidRPr="0029126C" w:rsidRDefault="00D97D90" w:rsidP="0029126C">
      <w:pPr>
        <w:rPr>
          <w:sz w:val="14"/>
          <w:szCs w:val="14"/>
          <w:lang w:val="de-DE"/>
        </w:rPr>
      </w:pPr>
    </w:p>
    <w:p w14:paraId="4233A51B" w14:textId="4E0DA152" w:rsidR="001556D3" w:rsidRPr="00B251C2" w:rsidRDefault="00C80673" w:rsidP="001556D3">
      <w:pPr>
        <w:spacing w:before="240" w:after="20"/>
      </w:pPr>
      <w:r>
        <w:rPr>
          <w:rFonts w:ascii="Abadi" w:hAnsi="Abadi"/>
          <w:b/>
          <w:bCs/>
          <w:sz w:val="16"/>
          <w:szCs w:val="16"/>
        </w:rPr>
        <w:t xml:space="preserve">1 </w:t>
      </w:r>
      <w:r w:rsidR="001556D3" w:rsidRPr="00190222">
        <w:rPr>
          <w:rFonts w:ascii="Abadi" w:hAnsi="Abadi"/>
          <w:b/>
          <w:bCs/>
          <w:sz w:val="16"/>
          <w:szCs w:val="16"/>
        </w:rPr>
        <w:t>Pump Data</w:t>
      </w:r>
    </w:p>
    <w:tbl>
      <w:tblPr>
        <w:tblStyle w:val="TableGrid"/>
        <w:tblW w:w="5040" w:type="dxa"/>
        <w:tblLayout w:type="fixed"/>
        <w:tblLook w:val="04A0" w:firstRow="1" w:lastRow="0" w:firstColumn="1" w:lastColumn="0" w:noHBand="0" w:noVBand="1"/>
      </w:tblPr>
      <w:tblGrid>
        <w:gridCol w:w="1260"/>
        <w:gridCol w:w="1175"/>
        <w:gridCol w:w="1345"/>
        <w:gridCol w:w="1260"/>
      </w:tblGrid>
      <w:tr w:rsidR="001556D3" w:rsidRPr="00190222" w14:paraId="6D7072E2" w14:textId="77777777" w:rsidTr="00E81F8E">
        <w:tc>
          <w:tcPr>
            <w:tcW w:w="1260" w:type="dxa"/>
          </w:tcPr>
          <w:p w14:paraId="5251DAD8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Series</w:t>
            </w:r>
          </w:p>
        </w:tc>
        <w:tc>
          <w:tcPr>
            <w:tcW w:w="1175" w:type="dxa"/>
          </w:tcPr>
          <w:p w14:paraId="294568BC" w14:textId="1F84C98B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1.pumpSeries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1.pumpSeries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CD16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Power Series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BA832" w14:textId="315883E0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1.power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_series”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1.power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_series”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01DBCE81" w14:textId="77777777" w:rsidTr="00E81F8E">
        <w:tc>
          <w:tcPr>
            <w:tcW w:w="1260" w:type="dxa"/>
          </w:tcPr>
          <w:p w14:paraId="0DF43773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Model</w:t>
            </w:r>
          </w:p>
        </w:tc>
        <w:tc>
          <w:tcPr>
            <w:tcW w:w="1175" w:type="dxa"/>
          </w:tcPr>
          <w:p w14:paraId="6CFFE741" w14:textId="34151DA0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1.pumpModel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1.pumpModel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9676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Discharge Size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3EB6F" w14:textId="0CDE6189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1.splitCase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assy.dischargeSize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1.splitCase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assy.dischargeSize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7C7824">
              <w:rPr>
                <w:rFonts w:ascii="Abadi" w:hAnsi="Abadi"/>
                <w:sz w:val="14"/>
                <w:szCs w:val="14"/>
              </w:rPr>
              <w:t xml:space="preserve"> </w:t>
            </w:r>
            <w:r w:rsidR="000A5829">
              <w:rPr>
                <w:rFonts w:ascii="Abadi" w:hAnsi="Abadi"/>
                <w:sz w:val="14"/>
                <w:szCs w:val="14"/>
              </w:rPr>
              <w:t>${</w:t>
            </w:r>
            <w:r w:rsidR="000A5829" w:rsidRPr="00D97D90">
              <w:rPr>
                <w:sz w:val="14"/>
                <w:szCs w:val="14"/>
                <w:lang w:val="en-GB"/>
              </w:rPr>
              <w:t>#</w:t>
            </w:r>
            <w:proofErr w:type="gramStart"/>
            <w:r w:rsidR="000A5829" w:rsidRPr="00D97D90">
              <w:rPr>
                <w:sz w:val="14"/>
                <w:szCs w:val="14"/>
                <w:lang w:val="en-GB"/>
              </w:rPr>
              <w:t>lengthUom</w:t>
            </w:r>
            <w:r w:rsidR="000A5829"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</w:tr>
      <w:tr w:rsidR="001556D3" w:rsidRPr="00190222" w14:paraId="1E538423" w14:textId="77777777" w:rsidTr="00E81F8E">
        <w:tc>
          <w:tcPr>
            <w:tcW w:w="1260" w:type="dxa"/>
          </w:tcPr>
          <w:p w14:paraId="688DE1C9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Size</w:t>
            </w:r>
          </w:p>
        </w:tc>
        <w:tc>
          <w:tcPr>
            <w:tcW w:w="1175" w:type="dxa"/>
          </w:tcPr>
          <w:p w14:paraId="261BBB55" w14:textId="0CAEB43A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_size”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_size”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7829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Suction Size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6CED" w14:textId="593926C4" w:rsidR="001556D3" w:rsidRPr="00190222" w:rsidRDefault="000D5048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1.suctionSize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1.suctionSize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7C7824">
              <w:rPr>
                <w:rFonts w:ascii="Abadi" w:hAnsi="Abadi"/>
                <w:sz w:val="14"/>
                <w:szCs w:val="14"/>
              </w:rPr>
              <w:t xml:space="preserve"> </w:t>
            </w:r>
            <w:r w:rsidR="000A5829">
              <w:rPr>
                <w:rFonts w:ascii="Abadi" w:hAnsi="Abadi"/>
                <w:sz w:val="14"/>
                <w:szCs w:val="14"/>
              </w:rPr>
              <w:t>${</w:t>
            </w:r>
            <w:r w:rsidR="000A5829" w:rsidRPr="00D97D90">
              <w:rPr>
                <w:sz w:val="14"/>
                <w:szCs w:val="14"/>
                <w:lang w:val="en-GB"/>
              </w:rPr>
              <w:t>#</w:t>
            </w:r>
            <w:proofErr w:type="gramStart"/>
            <w:r w:rsidR="000A5829" w:rsidRPr="00D97D90">
              <w:rPr>
                <w:sz w:val="14"/>
                <w:szCs w:val="14"/>
                <w:lang w:val="en-GB"/>
              </w:rPr>
              <w:t>lengthUom</w:t>
            </w:r>
            <w:r w:rsidR="000A5829"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</w:tr>
      <w:tr w:rsidR="001556D3" w:rsidRPr="00190222" w14:paraId="1AAFAA6C" w14:textId="77777777" w:rsidTr="00E81F8E">
        <w:tc>
          <w:tcPr>
            <w:tcW w:w="1260" w:type="dxa"/>
          </w:tcPr>
          <w:p w14:paraId="0500E37F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Flow</w:t>
            </w:r>
          </w:p>
        </w:tc>
        <w:tc>
          <w:tcPr>
            <w:tcW w:w="1175" w:type="dxa"/>
          </w:tcPr>
          <w:p w14:paraId="0E243C22" w14:textId="578E59BE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1.flowRate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1.flowRate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CA5116">
              <w:rPr>
                <w:rFonts w:ascii="Abadi" w:hAnsi="Abadi"/>
                <w:sz w:val="14"/>
                <w:szCs w:val="14"/>
              </w:rPr>
              <w:t>${</w:t>
            </w:r>
            <w:r w:rsidR="00CA5116" w:rsidRPr="00D21866">
              <w:rPr>
                <w:rFonts w:ascii="Abadi" w:hAnsi="Abadi"/>
                <w:sz w:val="14"/>
                <w:szCs w:val="14"/>
                <w:lang w:val="en-GB"/>
              </w:rPr>
              <w:t>#</w:t>
            </w:r>
            <w:proofErr w:type="gramStart"/>
            <w:r w:rsidR="00CA5116" w:rsidRPr="00D21866">
              <w:rPr>
                <w:rFonts w:ascii="Abadi" w:hAnsi="Abadi"/>
                <w:sz w:val="14"/>
                <w:szCs w:val="14"/>
                <w:lang w:val="en-GB"/>
              </w:rPr>
              <w:t>flowUom</w:t>
            </w:r>
            <w:r w:rsidR="00CA5116">
              <w:rPr>
                <w:rFonts w:ascii="Abadi" w:hAnsi="Abadi"/>
                <w:sz w:val="14"/>
                <w:szCs w:val="14"/>
                <w:lang w:val="en-GB"/>
              </w:rPr>
              <w:t>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39249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Impeller Diameter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FBB42" w14:textId="5C25A045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1.impellerDiameter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1.impellerDiameter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7C541D">
              <w:rPr>
                <w:rFonts w:ascii="Abadi" w:hAnsi="Abadi"/>
                <w:sz w:val="14"/>
                <w:szCs w:val="14"/>
              </w:rPr>
              <w:t xml:space="preserve"> ${</w:t>
            </w:r>
            <w:r w:rsidR="007C541D" w:rsidRPr="00D97D90">
              <w:rPr>
                <w:sz w:val="14"/>
                <w:szCs w:val="14"/>
                <w:lang w:val="en-GB"/>
              </w:rPr>
              <w:t>#</w:t>
            </w:r>
            <w:proofErr w:type="gramStart"/>
            <w:r w:rsidR="007C541D" w:rsidRPr="00D97D90">
              <w:rPr>
                <w:sz w:val="14"/>
                <w:szCs w:val="14"/>
                <w:lang w:val="en-GB"/>
              </w:rPr>
              <w:t>lengthUom</w:t>
            </w:r>
            <w:r w:rsidR="007C541D"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</w:tr>
      <w:tr w:rsidR="001556D3" w:rsidRPr="00190222" w14:paraId="0F2E1191" w14:textId="77777777" w:rsidTr="00E81F8E">
        <w:tc>
          <w:tcPr>
            <w:tcW w:w="1260" w:type="dxa"/>
          </w:tcPr>
          <w:p w14:paraId="6029A3BC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Head</w:t>
            </w:r>
          </w:p>
        </w:tc>
        <w:tc>
          <w:tcPr>
            <w:tcW w:w="1175" w:type="dxa"/>
          </w:tcPr>
          <w:p w14:paraId="387B4D79" w14:textId="64EAE001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1.head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</w:t>
            </w:r>
            <w:r>
              <w:rPr>
                <w:rFonts w:ascii="Abadi" w:hAnsi="Abadi"/>
                <w:sz w:val="14"/>
                <w:szCs w:val="14"/>
              </w:rPr>
              <w:lastRenderedPageBreak/>
              <w:t>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1.head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0F6988">
              <w:rPr>
                <w:rFonts w:ascii="Abadi" w:hAnsi="Abadi"/>
                <w:sz w:val="14"/>
                <w:szCs w:val="14"/>
              </w:rPr>
              <w:t xml:space="preserve"> ${</w:t>
            </w:r>
            <w:r w:rsidR="000F6988" w:rsidRPr="00F17DB4">
              <w:rPr>
                <w:rFonts w:ascii="Abadi" w:hAnsi="Abadi"/>
                <w:sz w:val="14"/>
                <w:szCs w:val="14"/>
              </w:rPr>
              <w:t>#</w:t>
            </w:r>
            <w:proofErr w:type="gramStart"/>
            <w:r w:rsidR="000F6988">
              <w:rPr>
                <w:rFonts w:ascii="Abadi" w:hAnsi="Abadi"/>
                <w:sz w:val="14"/>
                <w:szCs w:val="14"/>
              </w:rPr>
              <w:t>head</w:t>
            </w:r>
            <w:r w:rsidR="000F6988" w:rsidRPr="00F17DB4">
              <w:rPr>
                <w:rFonts w:ascii="Abadi" w:hAnsi="Abadi"/>
                <w:sz w:val="14"/>
                <w:szCs w:val="14"/>
              </w:rPr>
              <w:t>Uom</w:t>
            </w:r>
            <w:r w:rsidR="000F6988"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7DD31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lastRenderedPageBreak/>
              <w:t>Pressure Rating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D9084" w14:textId="537B417B" w:rsidR="000D5048" w:rsidRPr="00190222" w:rsidRDefault="000D5048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${getConfigurationAttribute(“nonfire_pump_node-1.suctionPressureMax”)!=null?getConfigurationAttr</w:t>
            </w:r>
            <w:r>
              <w:rPr>
                <w:rFonts w:ascii="Abadi" w:hAnsi="Abadi"/>
                <w:sz w:val="14"/>
                <w:szCs w:val="14"/>
              </w:rPr>
              <w:lastRenderedPageBreak/>
              <w:t>ibute(“nonfire_pump_node-1.suctionPressureMax”)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>
              <w:rPr>
                <w:rFonts w:ascii="Abadi" w:hAnsi="Abadi"/>
                <w:sz w:val="14"/>
                <w:szCs w:val="14"/>
              </w:rPr>
              <w:t>"N/A"}$</w:t>
            </w:r>
            <w:r w:rsidR="00546C21">
              <w:rPr>
                <w:rFonts w:ascii="Abadi" w:hAnsi="Abadi"/>
                <w:sz w:val="14"/>
                <w:szCs w:val="14"/>
              </w:rPr>
              <w:t xml:space="preserve"> </w:t>
            </w:r>
            <w:r w:rsidR="00546C21" w:rsidRPr="00546C21">
              <w:rPr>
                <w:rFonts w:ascii="Abadi" w:hAnsi="Abadi"/>
                <w:sz w:val="14"/>
                <w:szCs w:val="14"/>
              </w:rPr>
              <w:t>${getConfigurationAttribute(“needs_node-1.needs_uom_pos.uomSuctionPressure”)!=null?getConfigurationAttribute(“needs_node-1.needs_uom_pos.uomSuctionPressure”)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 w:rsidR="00546C21" w:rsidRPr="00546C21">
              <w:rPr>
                <w:rFonts w:ascii="Abadi" w:hAnsi="Abadi"/>
                <w:sz w:val="14"/>
                <w:szCs w:val="14"/>
              </w:rPr>
              <w:t>"N/A"}$</w:t>
            </w:r>
          </w:p>
        </w:tc>
      </w:tr>
      <w:tr w:rsidR="001556D3" w:rsidRPr="00190222" w14:paraId="63151C28" w14:textId="77777777" w:rsidTr="00E81F8E">
        <w:tc>
          <w:tcPr>
            <w:tcW w:w="1260" w:type="dxa"/>
          </w:tcPr>
          <w:p w14:paraId="75649395" w14:textId="77777777" w:rsidR="001556D3" w:rsidRPr="00AF709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lastRenderedPageBreak/>
              <w:t>RPM</w:t>
            </w:r>
          </w:p>
        </w:tc>
        <w:tc>
          <w:tcPr>
            <w:tcW w:w="1175" w:type="dxa"/>
          </w:tcPr>
          <w:p w14:paraId="2E7EA5E7" w14:textId="26697AE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</w:t>
            </w:r>
            <w:r w:rsidR="00C962F5" w:rsidRPr="00C962F5">
              <w:rPr>
                <w:rFonts w:ascii="Abadi" w:hAnsi="Abadi"/>
                <w:sz w:val="14"/>
                <w:szCs w:val="14"/>
              </w:rPr>
              <w:t>curveSpeedPreferredUoM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1.curveSpeedPreferredUoM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28213F">
              <w:rPr>
                <w:rFonts w:ascii="Abadi" w:hAnsi="Abadi"/>
                <w:sz w:val="14"/>
                <w:szCs w:val="14"/>
              </w:rPr>
              <w:t>${</w:t>
            </w:r>
            <w:r w:rsidR="0029126C" w:rsidRPr="0029126C">
              <w:rPr>
                <w:sz w:val="14"/>
                <w:szCs w:val="14"/>
                <w:lang w:val="en-GB"/>
              </w:rPr>
              <w:t>#</w:t>
            </w:r>
            <w:proofErr w:type="gramStart"/>
            <w:r w:rsidR="0029126C" w:rsidRPr="0029126C">
              <w:rPr>
                <w:sz w:val="14"/>
                <w:szCs w:val="14"/>
                <w:lang w:val="en-GB"/>
              </w:rPr>
              <w:t>rotSpeedUom</w:t>
            </w:r>
            <w:r w:rsidR="0029126C"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629D" w14:textId="77777777" w:rsidR="001556D3" w:rsidRPr="00AF709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Temperature Rating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6F6C1" w14:textId="114053D4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1.temperatue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1.temperatue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575C78">
              <w:rPr>
                <w:rFonts w:ascii="Abadi" w:hAnsi="Abadi"/>
                <w:sz w:val="14"/>
                <w:szCs w:val="14"/>
              </w:rPr>
              <w:t>${</w:t>
            </w:r>
            <w:r w:rsidR="00575C78" w:rsidRPr="00575C78">
              <w:rPr>
                <w:sz w:val="14"/>
                <w:szCs w:val="14"/>
                <w:lang w:val="en-GB"/>
              </w:rPr>
              <w:t>#</w:t>
            </w:r>
            <w:proofErr w:type="gramStart"/>
            <w:r w:rsidR="00575C78" w:rsidRPr="00575C78">
              <w:rPr>
                <w:sz w:val="14"/>
                <w:szCs w:val="14"/>
                <w:lang w:val="en-GB"/>
              </w:rPr>
              <w:t>tempUom</w:t>
            </w:r>
            <w:r w:rsidR="00575C78"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</w:tr>
      <w:tr w:rsidR="001556D3" w:rsidRPr="00190222" w14:paraId="18A23FA1" w14:textId="77777777" w:rsidTr="00E81F8E">
        <w:tc>
          <w:tcPr>
            <w:tcW w:w="1260" w:type="dxa"/>
          </w:tcPr>
          <w:p w14:paraId="3BE626C3" w14:textId="77777777" w:rsidR="001556D3" w:rsidRPr="00AF709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Rotation</w:t>
            </w:r>
          </w:p>
        </w:tc>
        <w:tc>
          <w:tcPr>
            <w:tcW w:w="1175" w:type="dxa"/>
          </w:tcPr>
          <w:p w14:paraId="0769E6D4" w14:textId="0C63597B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1.rotation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1.rotation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FA48" w14:textId="77777777" w:rsidR="001556D3" w:rsidRPr="00AF709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Connection suc/disc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65687" w14:textId="0373501B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${getConfigurationAttribute(“nonfire_pump_node-1.splitCase_nonFire_assy.suct_flng_rtng”)!=null?getConfigurationAttribute(“nonfire_pump_node-1.splitCase_nonFire_assy.suct_flng_rtng”)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>
              <w:rPr>
                <w:rFonts w:ascii="Abadi" w:hAnsi="Abadi"/>
                <w:sz w:val="14"/>
                <w:szCs w:val="14"/>
              </w:rPr>
              <w:t>"N/A"}$ / ${getConfigurationAttribute(“nonfire_pump_node-1.splitCase_nonFire_assy.disc_flng_rtng”)!=null?getConfigurationAttribute(“nonfire_pump_node-1.splitCase_nonFire_assy.disc_flng_rtng”)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>
              <w:rPr>
                <w:rFonts w:ascii="Abadi" w:hAnsi="Abadi"/>
                <w:sz w:val="14"/>
                <w:szCs w:val="14"/>
              </w:rPr>
              <w:t>"N/A"}$</w:t>
            </w:r>
          </w:p>
        </w:tc>
      </w:tr>
      <w:tr w:rsidR="001556D3" w:rsidRPr="00190222" w14:paraId="69737D46" w14:textId="77777777" w:rsidTr="00E81F8E">
        <w:tc>
          <w:tcPr>
            <w:tcW w:w="1260" w:type="dxa"/>
          </w:tcPr>
          <w:p w14:paraId="236FBB03" w14:textId="77777777" w:rsidR="001556D3" w:rsidRPr="00AF709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Paint</w:t>
            </w:r>
          </w:p>
        </w:tc>
        <w:tc>
          <w:tcPr>
            <w:tcW w:w="1175" w:type="dxa"/>
          </w:tcPr>
          <w:p w14:paraId="10662C6C" w14:textId="73C4F954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1.paint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1.paint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2E5E7" w14:textId="77777777" w:rsidR="001556D3" w:rsidRPr="00AF709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Base Type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AB15F" w14:textId="54ED095A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1.base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_type”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1.base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_type”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758774F3" w14:textId="77777777" w:rsidTr="00E81F8E">
        <w:tc>
          <w:tcPr>
            <w:tcW w:w="1260" w:type="dxa"/>
          </w:tcPr>
          <w:p w14:paraId="0E99D8A0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Liquid Type</w:t>
            </w:r>
          </w:p>
        </w:tc>
        <w:tc>
          <w:tcPr>
            <w:tcW w:w="1175" w:type="dxa"/>
          </w:tcPr>
          <w:p w14:paraId="3F181EB5" w14:textId="444E24E0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1.liquidMedium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1.liquidMedium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E285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Coupling Type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4B6D9" w14:textId="0F54750A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1.couplingType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1.couplingType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</w:tbl>
    <w:p w14:paraId="689E917A" w14:textId="77777777" w:rsidR="001556D3" w:rsidRPr="00190222" w:rsidRDefault="001556D3" w:rsidP="001556D3">
      <w:pPr>
        <w:spacing w:before="240" w:after="20"/>
        <w:rPr>
          <w:rFonts w:ascii="Abadi" w:hAnsi="Abadi"/>
          <w:b/>
          <w:bCs/>
          <w:sz w:val="16"/>
          <w:szCs w:val="16"/>
        </w:rPr>
      </w:pPr>
      <w:r w:rsidRPr="00190222">
        <w:rPr>
          <w:rFonts w:ascii="Abadi" w:hAnsi="Abadi"/>
          <w:b/>
          <w:bCs/>
          <w:sz w:val="16"/>
          <w:szCs w:val="16"/>
        </w:rPr>
        <w:lastRenderedPageBreak/>
        <w:t>Pump Materials of Construction</w:t>
      </w:r>
    </w:p>
    <w:tbl>
      <w:tblPr>
        <w:tblStyle w:val="TableGrid"/>
        <w:tblW w:w="5040" w:type="dxa"/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</w:tblGrid>
      <w:tr w:rsidR="001556D3" w:rsidRPr="00190222" w14:paraId="12005C60" w14:textId="77777777" w:rsidTr="00E81F8E">
        <w:tc>
          <w:tcPr>
            <w:tcW w:w="1260" w:type="dxa"/>
          </w:tcPr>
          <w:p w14:paraId="263FD142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Pump Material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794BA5F1" w14:textId="4046128F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</w:t>
            </w:r>
            <w:r w:rsidR="005F1ACE">
              <w:rPr>
                <w:rFonts w:ascii="Abadi" w:hAnsi="Abadi"/>
                <w:sz w:val="14"/>
                <w:szCs w:val="14"/>
              </w:rPr>
              <w:t>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0E00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Shaft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1526" w14:textId="348C8C48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1.shaftMaterial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1.shaftMaterial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</w:t>
            </w:r>
            <w:r w:rsidR="001C2D1B">
              <w:rPr>
                <w:rFonts w:ascii="Abadi" w:hAnsi="Abadi"/>
                <w:sz w:val="14"/>
                <w:szCs w:val="14"/>
              </w:rPr>
              <w:t>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0BE8F12A" w14:textId="77777777" w:rsidTr="00E81F8E">
        <w:tc>
          <w:tcPr>
            <w:tcW w:w="1260" w:type="dxa"/>
          </w:tcPr>
          <w:p w14:paraId="32E4953C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Casing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063DE7C8" w14:textId="5867FFE0" w:rsidR="001A3B6E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1.splitCase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assy.casing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_material”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1.splitCase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assy.casing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_material”).</w:t>
            </w:r>
            <w:r w:rsidR="009D3278">
              <w:t xml:space="preserve"> </w:t>
            </w:r>
            <w:r w:rsidR="009D3278" w:rsidRPr="009D3278">
              <w:rPr>
                <w:rFonts w:ascii="Abadi" w:hAnsi="Abadi"/>
                <w:sz w:val="14"/>
                <w:szCs w:val="14"/>
              </w:rPr>
              <w:t>valueDescription</w:t>
            </w:r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93FD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Shaft Sleeve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0A75" w14:textId="46AFFB58" w:rsidR="001556D3" w:rsidRPr="008C373E" w:rsidRDefault="008C373E" w:rsidP="00E81F8E">
            <w:pPr>
              <w:rPr>
                <w:rFonts w:ascii="Abadi" w:hAnsi="Abadi"/>
                <w:sz w:val="14"/>
                <w:szCs w:val="14"/>
                <w:lang w:val="en-GB"/>
              </w:rPr>
            </w:pPr>
            <w:r w:rsidRPr="008C373E">
              <w:rPr>
                <w:rFonts w:ascii="Abadi" w:hAnsi="Abadi"/>
                <w:sz w:val="14"/>
                <w:szCs w:val="14"/>
                <w:lang w:val="en-GB"/>
              </w:rPr>
              <w:t>${getConfigurationAttribute("nonfire_pump_node-</w:t>
            </w:r>
            <w:proofErr w:type="gramStart"/>
            <w:r w:rsidRPr="008C373E">
              <w:rPr>
                <w:rFonts w:ascii="Abadi" w:hAnsi="Abadi"/>
                <w:sz w:val="14"/>
                <w:szCs w:val="14"/>
                <w:lang w:val="en-GB"/>
              </w:rPr>
              <w:t>1.shaft</w:t>
            </w:r>
            <w:proofErr w:type="gramEnd"/>
            <w:r w:rsidRPr="008C373E">
              <w:rPr>
                <w:rFonts w:ascii="Abadi" w:hAnsi="Abadi"/>
                <w:sz w:val="14"/>
                <w:szCs w:val="14"/>
                <w:lang w:val="en-GB"/>
              </w:rPr>
              <w:t>_sleeve_material").</w:t>
            </w:r>
            <w:proofErr w:type="gramStart"/>
            <w:r w:rsidRPr="008C373E">
              <w:rPr>
                <w:rFonts w:ascii="Abadi" w:hAnsi="Abadi"/>
                <w:sz w:val="14"/>
                <w:szCs w:val="14"/>
                <w:lang w:val="en-GB"/>
              </w:rPr>
              <w:t>value!=null?getConfigurationAttribute</w:t>
            </w:r>
            <w:proofErr w:type="gramEnd"/>
            <w:r w:rsidRPr="008C373E">
              <w:rPr>
                <w:rFonts w:ascii="Abadi" w:hAnsi="Abadi"/>
                <w:sz w:val="14"/>
                <w:szCs w:val="14"/>
                <w:lang w:val="en-GB"/>
              </w:rPr>
              <w:t>("nonfire_pump_node-</w:t>
            </w:r>
            <w:proofErr w:type="gramStart"/>
            <w:r w:rsidRPr="008C373E">
              <w:rPr>
                <w:rFonts w:ascii="Abadi" w:hAnsi="Abadi"/>
                <w:sz w:val="14"/>
                <w:szCs w:val="14"/>
                <w:lang w:val="en-GB"/>
              </w:rPr>
              <w:t>1.shaft</w:t>
            </w:r>
            <w:proofErr w:type="gramEnd"/>
            <w:r w:rsidRPr="008C373E">
              <w:rPr>
                <w:rFonts w:ascii="Abadi" w:hAnsi="Abadi"/>
                <w:sz w:val="14"/>
                <w:szCs w:val="14"/>
                <w:lang w:val="en-GB"/>
              </w:rPr>
              <w:t>_sleeve_material"</w:t>
            </w:r>
            <w:proofErr w:type="gramStart"/>
            <w:r w:rsidRPr="008C373E">
              <w:rPr>
                <w:rFonts w:ascii="Abadi" w:hAnsi="Abadi"/>
                <w:sz w:val="14"/>
                <w:szCs w:val="14"/>
                <w:lang w:val="en-GB"/>
              </w:rPr>
              <w:t>).value</w:t>
            </w:r>
            <w:r w:rsidR="005F1ACE">
              <w:rPr>
                <w:rFonts w:ascii="Abadi" w:hAnsi="Abadi"/>
                <w:sz w:val="14"/>
                <w:szCs w:val="14"/>
                <w:lang w:val="en-GB"/>
              </w:rPr>
              <w:t>Description</w:t>
            </w:r>
            <w:proofErr w:type="gramEnd"/>
            <w:r w:rsidRPr="008C373E">
              <w:rPr>
                <w:rFonts w:ascii="Abadi" w:hAnsi="Abadi"/>
                <w:sz w:val="14"/>
                <w:szCs w:val="14"/>
                <w:lang w:val="en-GB"/>
              </w:rPr>
              <w:t>:"NA</w:t>
            </w:r>
            <w:proofErr w:type="gramStart"/>
            <w:r w:rsidRPr="008C373E">
              <w:rPr>
                <w:rFonts w:ascii="Abadi" w:hAnsi="Abadi"/>
                <w:sz w:val="14"/>
                <w:szCs w:val="14"/>
                <w:lang w:val="en-GB"/>
              </w:rPr>
              <w:t>"}</w:t>
            </w:r>
            <w:r>
              <w:rPr>
                <w:rFonts w:ascii="Abadi" w:hAnsi="Abadi"/>
                <w:sz w:val="14"/>
                <w:szCs w:val="14"/>
                <w:lang w:val="en-GB"/>
              </w:rPr>
              <w:t>$</w:t>
            </w:r>
            <w:proofErr w:type="gramEnd"/>
          </w:p>
        </w:tc>
      </w:tr>
      <w:tr w:rsidR="001556D3" w:rsidRPr="00190222" w14:paraId="6C452AB8" w14:textId="77777777" w:rsidTr="00E81F8E">
        <w:tc>
          <w:tcPr>
            <w:tcW w:w="1260" w:type="dxa"/>
          </w:tcPr>
          <w:p w14:paraId="027896C1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Casing Wear Ring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73C09F5" w14:textId="3BB86E1C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1.splitCase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assy.cwrMaterial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1.splitCase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assy.cwrMaterial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DD6B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Gland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8FB14" w14:textId="14CEF880" w:rsidR="001556D3" w:rsidRPr="00190222" w:rsidRDefault="008237AC" w:rsidP="00E81F8E">
            <w:pPr>
              <w:rPr>
                <w:rFonts w:ascii="Abadi" w:hAnsi="Abadi"/>
                <w:sz w:val="14"/>
                <w:szCs w:val="14"/>
              </w:rPr>
            </w:pPr>
            <w:r w:rsidRPr="008237AC">
              <w:rPr>
                <w:rFonts w:ascii="Abadi" w:hAnsi="Abadi"/>
                <w:sz w:val="14"/>
                <w:szCs w:val="14"/>
              </w:rPr>
              <w:t>${getConfigurationAttribute("nonfire_pump_node-</w:t>
            </w:r>
            <w:proofErr w:type="gramStart"/>
            <w:r w:rsidRPr="008237AC">
              <w:rPr>
                <w:rFonts w:ascii="Abadi" w:hAnsi="Abadi"/>
                <w:sz w:val="14"/>
                <w:szCs w:val="14"/>
              </w:rPr>
              <w:t>1.glandMaterial</w:t>
            </w:r>
            <w:proofErr w:type="gramEnd"/>
            <w:r w:rsidRPr="008237AC">
              <w:rPr>
                <w:rFonts w:ascii="Abadi" w:hAnsi="Abadi"/>
                <w:sz w:val="14"/>
                <w:szCs w:val="14"/>
              </w:rPr>
              <w:t>").</w:t>
            </w:r>
            <w:proofErr w:type="gramStart"/>
            <w:r w:rsidRPr="008237AC">
              <w:rPr>
                <w:rFonts w:ascii="Abadi" w:hAnsi="Abadi"/>
                <w:sz w:val="14"/>
                <w:szCs w:val="14"/>
              </w:rPr>
              <w:t>value!=null?getConfigurationAttribute</w:t>
            </w:r>
            <w:proofErr w:type="gramEnd"/>
            <w:r w:rsidRPr="008237AC">
              <w:rPr>
                <w:rFonts w:ascii="Abadi" w:hAnsi="Abadi"/>
                <w:sz w:val="14"/>
                <w:szCs w:val="14"/>
              </w:rPr>
              <w:t>("nonfire_pump_node-</w:t>
            </w:r>
            <w:proofErr w:type="gramStart"/>
            <w:r w:rsidRPr="008237AC">
              <w:rPr>
                <w:rFonts w:ascii="Abadi" w:hAnsi="Abadi"/>
                <w:sz w:val="14"/>
                <w:szCs w:val="14"/>
              </w:rPr>
              <w:t>1.glandMaterial</w:t>
            </w:r>
            <w:proofErr w:type="gramEnd"/>
            <w:r w:rsidRPr="008237AC">
              <w:rPr>
                <w:rFonts w:ascii="Abadi" w:hAnsi="Abadi"/>
                <w:sz w:val="14"/>
                <w:szCs w:val="14"/>
              </w:rPr>
              <w:t>"</w:t>
            </w:r>
            <w:proofErr w:type="gramStart"/>
            <w:r w:rsidRPr="008237AC"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 w:rsidRPr="008237AC">
              <w:rPr>
                <w:rFonts w:ascii="Abadi" w:hAnsi="Abadi"/>
                <w:sz w:val="14"/>
                <w:szCs w:val="14"/>
              </w:rPr>
              <w:t>"NA</w:t>
            </w:r>
            <w:proofErr w:type="gramStart"/>
            <w:r w:rsidRPr="008237AC">
              <w:rPr>
                <w:rFonts w:ascii="Abadi" w:hAnsi="Abadi"/>
                <w:sz w:val="14"/>
                <w:szCs w:val="14"/>
              </w:rPr>
              <w:t>"}</w:t>
            </w:r>
            <w:r>
              <w:rPr>
                <w:rFonts w:ascii="Abadi" w:hAnsi="Abadi"/>
                <w:sz w:val="14"/>
                <w:szCs w:val="14"/>
              </w:rPr>
              <w:t>$</w:t>
            </w:r>
            <w:proofErr w:type="gramEnd"/>
          </w:p>
        </w:tc>
      </w:tr>
      <w:tr w:rsidR="001556D3" w:rsidRPr="00190222" w14:paraId="5B0C3059" w14:textId="77777777" w:rsidTr="00E81F8E">
        <w:tc>
          <w:tcPr>
            <w:tcW w:w="1260" w:type="dxa"/>
          </w:tcPr>
          <w:p w14:paraId="3484C9CF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Impeller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53ED281" w14:textId="5EDF454F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1.splitCase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assy.impellerMaterial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1.splitCase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assy.impellerMaterial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E8391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Sealing Type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304F" w14:textId="68E3F2B0" w:rsidR="001556D3" w:rsidRPr="00F55BBC" w:rsidRDefault="00F55BBC" w:rsidP="00F55BBC">
            <w:pPr>
              <w:rPr>
                <w:rFonts w:ascii="Abadi" w:hAnsi="Abadi"/>
                <w:sz w:val="14"/>
                <w:szCs w:val="14"/>
                <w:lang w:val="en-GB"/>
              </w:rPr>
            </w:pPr>
            <w:r w:rsidRPr="00F55BBC">
              <w:rPr>
                <w:rFonts w:ascii="Abadi" w:hAnsi="Abadi"/>
                <w:sz w:val="14"/>
                <w:szCs w:val="14"/>
                <w:lang w:val="en-GB"/>
              </w:rPr>
              <w:t>${getConfigurationAttribute("nonfire_pump_node-</w:t>
            </w:r>
            <w:proofErr w:type="gramStart"/>
            <w:r w:rsidRPr="00F55BBC">
              <w:rPr>
                <w:rFonts w:ascii="Abadi" w:hAnsi="Abadi"/>
                <w:sz w:val="14"/>
                <w:szCs w:val="14"/>
                <w:lang w:val="en-GB"/>
              </w:rPr>
              <w:t>1.sealing</w:t>
            </w:r>
            <w:proofErr w:type="gramEnd"/>
            <w:r w:rsidRPr="00F55BBC">
              <w:rPr>
                <w:rFonts w:ascii="Abadi" w:hAnsi="Abadi"/>
                <w:sz w:val="14"/>
                <w:szCs w:val="14"/>
                <w:lang w:val="en-GB"/>
              </w:rPr>
              <w:t>_type").</w:t>
            </w:r>
            <w:proofErr w:type="gramStart"/>
            <w:r w:rsidRPr="00F55BBC">
              <w:rPr>
                <w:rFonts w:ascii="Abadi" w:hAnsi="Abadi"/>
                <w:sz w:val="14"/>
                <w:szCs w:val="14"/>
                <w:lang w:val="en-GB"/>
              </w:rPr>
              <w:t>value !</w:t>
            </w:r>
            <w:proofErr w:type="gramEnd"/>
            <w:r w:rsidRPr="00F55BBC">
              <w:rPr>
                <w:rFonts w:ascii="Abadi" w:hAnsi="Abadi"/>
                <w:sz w:val="14"/>
                <w:szCs w:val="14"/>
                <w:lang w:val="en-GB"/>
              </w:rPr>
              <w:t xml:space="preserve">= </w:t>
            </w:r>
            <w:proofErr w:type="gramStart"/>
            <w:r w:rsidRPr="00F55BBC">
              <w:rPr>
                <w:rFonts w:ascii="Abadi" w:hAnsi="Abadi"/>
                <w:sz w:val="14"/>
                <w:szCs w:val="14"/>
                <w:lang w:val="en-GB"/>
              </w:rPr>
              <w:t>null ?</w:t>
            </w:r>
            <w:proofErr w:type="gramEnd"/>
            <w:r w:rsidRPr="00F55BBC">
              <w:rPr>
                <w:rFonts w:ascii="Abadi" w:hAnsi="Abadi"/>
                <w:sz w:val="14"/>
                <w:szCs w:val="14"/>
                <w:lang w:val="en-GB"/>
              </w:rPr>
              <w:t xml:space="preserve"> getConfigurationAttribute("nonfire_pump_node-</w:t>
            </w:r>
            <w:proofErr w:type="gramStart"/>
            <w:r w:rsidRPr="00F55BBC">
              <w:rPr>
                <w:rFonts w:ascii="Abadi" w:hAnsi="Abadi"/>
                <w:sz w:val="14"/>
                <w:szCs w:val="14"/>
                <w:lang w:val="en-GB"/>
              </w:rPr>
              <w:t>1.sealing</w:t>
            </w:r>
            <w:proofErr w:type="gramEnd"/>
            <w:r w:rsidRPr="00F55BBC">
              <w:rPr>
                <w:rFonts w:ascii="Abadi" w:hAnsi="Abadi"/>
                <w:sz w:val="14"/>
                <w:szCs w:val="14"/>
                <w:lang w:val="en-GB"/>
              </w:rPr>
              <w:t>_type"</w:t>
            </w:r>
            <w:proofErr w:type="gramStart"/>
            <w:r w:rsidRPr="00F55BBC">
              <w:rPr>
                <w:rFonts w:ascii="Abadi" w:hAnsi="Abadi"/>
                <w:sz w:val="14"/>
                <w:szCs w:val="14"/>
                <w:lang w:val="en-GB"/>
              </w:rPr>
              <w:t>)</w:t>
            </w:r>
            <w:r w:rsidR="00AF2BA3">
              <w:rPr>
                <w:rFonts w:ascii="Abadi" w:hAnsi="Abadi"/>
                <w:sz w:val="14"/>
                <w:szCs w:val="14"/>
                <w:lang w:val="en-GB"/>
              </w:rPr>
              <w:t>.valueDescription</w:t>
            </w:r>
            <w:proofErr w:type="gramEnd"/>
            <w:r w:rsidR="00AF2BA3">
              <w:rPr>
                <w:rFonts w:ascii="Abadi" w:hAnsi="Abadi"/>
                <w:sz w:val="14"/>
                <w:szCs w:val="14"/>
                <w:lang w:val="en-GB"/>
              </w:rPr>
              <w:t>:</w:t>
            </w:r>
            <w:r w:rsidRPr="00F55BBC">
              <w:rPr>
                <w:rFonts w:ascii="Abadi" w:hAnsi="Abadi"/>
                <w:sz w:val="14"/>
                <w:szCs w:val="14"/>
                <w:lang w:val="en-GB"/>
              </w:rPr>
              <w:t xml:space="preserve"> "NA</w:t>
            </w:r>
            <w:proofErr w:type="gramStart"/>
            <w:r w:rsidRPr="00F55BBC">
              <w:rPr>
                <w:rFonts w:ascii="Abadi" w:hAnsi="Abadi"/>
                <w:sz w:val="14"/>
                <w:szCs w:val="14"/>
                <w:lang w:val="en-GB"/>
              </w:rPr>
              <w:t>"}</w:t>
            </w:r>
            <w:r>
              <w:rPr>
                <w:rFonts w:ascii="Abadi" w:hAnsi="Abadi"/>
                <w:sz w:val="14"/>
                <w:szCs w:val="14"/>
                <w:lang w:val="en-GB"/>
              </w:rPr>
              <w:t>$</w:t>
            </w:r>
            <w:proofErr w:type="gramEnd"/>
          </w:p>
        </w:tc>
      </w:tr>
      <w:tr w:rsidR="001556D3" w:rsidRPr="00190222" w14:paraId="63909205" w14:textId="77777777" w:rsidTr="00E81F8E">
        <w:tc>
          <w:tcPr>
            <w:tcW w:w="1260" w:type="dxa"/>
          </w:tcPr>
          <w:p w14:paraId="7DA7A483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Impeller Wear Ring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235F4228" w14:textId="0168CE18" w:rsidR="001556D3" w:rsidRPr="0036452B" w:rsidRDefault="0036452B" w:rsidP="00E81F8E">
            <w:pPr>
              <w:rPr>
                <w:rFonts w:ascii="Abadi" w:hAnsi="Abadi"/>
                <w:sz w:val="14"/>
                <w:szCs w:val="14"/>
                <w:lang w:val="en-GB"/>
              </w:rPr>
            </w:pPr>
            <w:r w:rsidRPr="0036452B">
              <w:rPr>
                <w:rFonts w:ascii="Abadi" w:hAnsi="Abadi"/>
                <w:sz w:val="14"/>
                <w:szCs w:val="14"/>
                <w:lang w:val="en-GB"/>
              </w:rPr>
              <w:t>${getConfigurationAttribute("nonfire_pump_node-</w:t>
            </w:r>
            <w:proofErr w:type="gramStart"/>
            <w:r w:rsidRPr="0036452B">
              <w:rPr>
                <w:rFonts w:ascii="Abadi" w:hAnsi="Abadi"/>
                <w:sz w:val="14"/>
                <w:szCs w:val="14"/>
                <w:lang w:val="en-GB"/>
              </w:rPr>
              <w:t>1.splitCase</w:t>
            </w:r>
            <w:proofErr w:type="gramEnd"/>
            <w:r w:rsidRPr="0036452B">
              <w:rPr>
                <w:rFonts w:ascii="Abadi" w:hAnsi="Abadi"/>
                <w:sz w:val="14"/>
                <w:szCs w:val="14"/>
                <w:lang w:val="en-GB"/>
              </w:rPr>
              <w:t>_nonFire_</w:t>
            </w:r>
            <w:proofErr w:type="gramStart"/>
            <w:r w:rsidRPr="0036452B">
              <w:rPr>
                <w:rFonts w:ascii="Abadi" w:hAnsi="Abadi"/>
                <w:sz w:val="14"/>
                <w:szCs w:val="14"/>
                <w:lang w:val="en-GB"/>
              </w:rPr>
              <w:t>assy.impellerWearRingMaterial</w:t>
            </w:r>
            <w:proofErr w:type="gramEnd"/>
            <w:r w:rsidRPr="0036452B">
              <w:rPr>
                <w:rFonts w:ascii="Abadi" w:hAnsi="Abadi"/>
                <w:sz w:val="14"/>
                <w:szCs w:val="14"/>
                <w:lang w:val="en-GB"/>
              </w:rPr>
              <w:t>").</w:t>
            </w:r>
            <w:proofErr w:type="gramStart"/>
            <w:r w:rsidRPr="0036452B">
              <w:rPr>
                <w:rFonts w:ascii="Abadi" w:hAnsi="Abadi"/>
                <w:sz w:val="14"/>
                <w:szCs w:val="14"/>
                <w:lang w:val="en-GB"/>
              </w:rPr>
              <w:t>value !</w:t>
            </w:r>
            <w:proofErr w:type="gramEnd"/>
            <w:r w:rsidRPr="0036452B">
              <w:rPr>
                <w:rFonts w:ascii="Abadi" w:hAnsi="Abadi"/>
                <w:sz w:val="14"/>
                <w:szCs w:val="14"/>
                <w:lang w:val="en-GB"/>
              </w:rPr>
              <w:t xml:space="preserve">= </w:t>
            </w:r>
            <w:proofErr w:type="gramStart"/>
            <w:r w:rsidRPr="0036452B">
              <w:rPr>
                <w:rFonts w:ascii="Abadi" w:hAnsi="Abadi"/>
                <w:sz w:val="14"/>
                <w:szCs w:val="14"/>
                <w:lang w:val="en-GB"/>
              </w:rPr>
              <w:t>null ?</w:t>
            </w:r>
            <w:proofErr w:type="gramEnd"/>
            <w:r w:rsidRPr="0036452B">
              <w:rPr>
                <w:rFonts w:ascii="Abadi" w:hAnsi="Abadi"/>
                <w:sz w:val="14"/>
                <w:szCs w:val="14"/>
                <w:lang w:val="en-GB"/>
              </w:rPr>
              <w:t xml:space="preserve"> getConfigurationAttribute("nonfire_pump_node-</w:t>
            </w:r>
            <w:proofErr w:type="gramStart"/>
            <w:r w:rsidRPr="0036452B">
              <w:rPr>
                <w:rFonts w:ascii="Abadi" w:hAnsi="Abadi"/>
                <w:sz w:val="14"/>
                <w:szCs w:val="14"/>
                <w:lang w:val="en-GB"/>
              </w:rPr>
              <w:t>1.splitCase</w:t>
            </w:r>
            <w:proofErr w:type="gramEnd"/>
            <w:r w:rsidRPr="0036452B">
              <w:rPr>
                <w:rFonts w:ascii="Abadi" w:hAnsi="Abadi"/>
                <w:sz w:val="14"/>
                <w:szCs w:val="14"/>
                <w:lang w:val="en-GB"/>
              </w:rPr>
              <w:t>_nonFire_</w:t>
            </w:r>
            <w:proofErr w:type="gramStart"/>
            <w:r w:rsidRPr="0036452B">
              <w:rPr>
                <w:rFonts w:ascii="Abadi" w:hAnsi="Abadi"/>
                <w:sz w:val="14"/>
                <w:szCs w:val="14"/>
                <w:lang w:val="en-GB"/>
              </w:rPr>
              <w:t>assy.impellerWearRingMaterial</w:t>
            </w:r>
            <w:proofErr w:type="gramEnd"/>
            <w:r w:rsidRPr="0036452B">
              <w:rPr>
                <w:rFonts w:ascii="Abadi" w:hAnsi="Abadi"/>
                <w:sz w:val="14"/>
                <w:szCs w:val="14"/>
                <w:lang w:val="en-GB"/>
              </w:rPr>
              <w:t>"</w:t>
            </w:r>
            <w:proofErr w:type="gramStart"/>
            <w:r w:rsidRPr="0036452B">
              <w:rPr>
                <w:rFonts w:ascii="Abadi" w:hAnsi="Abadi"/>
                <w:sz w:val="14"/>
                <w:szCs w:val="14"/>
                <w:lang w:val="en-GB"/>
              </w:rPr>
              <w:t>)</w:t>
            </w:r>
            <w:r w:rsidR="00AF2BA3">
              <w:rPr>
                <w:rFonts w:ascii="Abadi" w:hAnsi="Abadi"/>
                <w:sz w:val="14"/>
                <w:szCs w:val="14"/>
                <w:lang w:val="en-GB"/>
              </w:rPr>
              <w:t>.valueDescription</w:t>
            </w:r>
            <w:proofErr w:type="gramEnd"/>
            <w:r w:rsidR="00AF2BA3">
              <w:rPr>
                <w:rFonts w:ascii="Abadi" w:hAnsi="Abadi"/>
                <w:sz w:val="14"/>
                <w:szCs w:val="14"/>
                <w:lang w:val="en-GB"/>
              </w:rPr>
              <w:t>:</w:t>
            </w:r>
            <w:r w:rsidRPr="0036452B">
              <w:rPr>
                <w:rFonts w:ascii="Abadi" w:hAnsi="Abadi"/>
                <w:sz w:val="14"/>
                <w:szCs w:val="14"/>
                <w:lang w:val="en-GB"/>
              </w:rPr>
              <w:t xml:space="preserve"> "NA</w:t>
            </w:r>
            <w:proofErr w:type="gramStart"/>
            <w:r w:rsidRPr="0036452B">
              <w:rPr>
                <w:rFonts w:ascii="Abadi" w:hAnsi="Abadi"/>
                <w:sz w:val="14"/>
                <w:szCs w:val="14"/>
                <w:lang w:val="en-GB"/>
              </w:rPr>
              <w:t>"}</w:t>
            </w:r>
            <w:r w:rsidR="00CB12B3">
              <w:rPr>
                <w:rFonts w:ascii="Abadi" w:hAnsi="Abadi"/>
                <w:sz w:val="14"/>
                <w:szCs w:val="14"/>
                <w:lang w:val="en-GB"/>
              </w:rPr>
              <w:t>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9C915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Sealing Material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3E839" w14:textId="6AE50366" w:rsidR="001556D3" w:rsidRPr="007B3F48" w:rsidRDefault="007B3F48" w:rsidP="007B3F48">
            <w:pPr>
              <w:rPr>
                <w:rFonts w:ascii="Abadi" w:hAnsi="Abadi"/>
                <w:sz w:val="14"/>
                <w:szCs w:val="14"/>
                <w:lang w:val="en-GB"/>
              </w:rPr>
            </w:pPr>
            <w:r w:rsidRPr="007B3F48">
              <w:rPr>
                <w:rFonts w:ascii="Abadi" w:hAnsi="Abadi"/>
                <w:sz w:val="14"/>
                <w:szCs w:val="14"/>
                <w:lang w:val="en-GB"/>
              </w:rPr>
              <w:t>${getConfigurationAttribute("nonfire_pump_node-</w:t>
            </w:r>
            <w:proofErr w:type="gramStart"/>
            <w:r w:rsidRPr="007B3F48">
              <w:rPr>
                <w:rFonts w:ascii="Abadi" w:hAnsi="Abadi"/>
                <w:sz w:val="14"/>
                <w:szCs w:val="14"/>
                <w:lang w:val="en-GB"/>
              </w:rPr>
              <w:t>1.splitCase</w:t>
            </w:r>
            <w:proofErr w:type="gramEnd"/>
            <w:r w:rsidRPr="007B3F48">
              <w:rPr>
                <w:rFonts w:ascii="Abadi" w:hAnsi="Abadi"/>
                <w:sz w:val="14"/>
                <w:szCs w:val="14"/>
                <w:lang w:val="en-GB"/>
              </w:rPr>
              <w:t>_nonFire_</w:t>
            </w:r>
            <w:proofErr w:type="gramStart"/>
            <w:r w:rsidRPr="007B3F48">
              <w:rPr>
                <w:rFonts w:ascii="Abadi" w:hAnsi="Abadi"/>
                <w:sz w:val="14"/>
                <w:szCs w:val="14"/>
                <w:lang w:val="en-GB"/>
              </w:rPr>
              <w:t>assy.sealingMaterial</w:t>
            </w:r>
            <w:proofErr w:type="gramEnd"/>
            <w:r w:rsidRPr="007B3F48">
              <w:rPr>
                <w:rFonts w:ascii="Abadi" w:hAnsi="Abadi"/>
                <w:sz w:val="14"/>
                <w:szCs w:val="14"/>
                <w:lang w:val="en-GB"/>
              </w:rPr>
              <w:t>").</w:t>
            </w:r>
            <w:proofErr w:type="gramStart"/>
            <w:r w:rsidRPr="007B3F48">
              <w:rPr>
                <w:rFonts w:ascii="Abadi" w:hAnsi="Abadi"/>
                <w:sz w:val="14"/>
                <w:szCs w:val="14"/>
                <w:lang w:val="en-GB"/>
              </w:rPr>
              <w:t>value !</w:t>
            </w:r>
            <w:proofErr w:type="gramEnd"/>
            <w:r w:rsidRPr="007B3F48">
              <w:rPr>
                <w:rFonts w:ascii="Abadi" w:hAnsi="Abadi"/>
                <w:sz w:val="14"/>
                <w:szCs w:val="14"/>
                <w:lang w:val="en-GB"/>
              </w:rPr>
              <w:t>= null? getConfigurationAttribute("nonfire_pump_node-</w:t>
            </w:r>
            <w:proofErr w:type="gramStart"/>
            <w:r w:rsidRPr="007B3F48">
              <w:rPr>
                <w:rFonts w:ascii="Abadi" w:hAnsi="Abadi"/>
                <w:sz w:val="14"/>
                <w:szCs w:val="14"/>
                <w:lang w:val="en-GB"/>
              </w:rPr>
              <w:t>1.splitCase</w:t>
            </w:r>
            <w:proofErr w:type="gramEnd"/>
            <w:r w:rsidRPr="007B3F48">
              <w:rPr>
                <w:rFonts w:ascii="Abadi" w:hAnsi="Abadi"/>
                <w:sz w:val="14"/>
                <w:szCs w:val="14"/>
                <w:lang w:val="en-GB"/>
              </w:rPr>
              <w:t>_nonFire_</w:t>
            </w:r>
            <w:proofErr w:type="gramStart"/>
            <w:r w:rsidRPr="007B3F48">
              <w:rPr>
                <w:rFonts w:ascii="Abadi" w:hAnsi="Abadi"/>
                <w:sz w:val="14"/>
                <w:szCs w:val="14"/>
                <w:lang w:val="en-GB"/>
              </w:rPr>
              <w:t>assy.sealingMaterial</w:t>
            </w:r>
            <w:proofErr w:type="gramEnd"/>
            <w:r w:rsidRPr="007B3F48">
              <w:rPr>
                <w:rFonts w:ascii="Abadi" w:hAnsi="Abadi"/>
                <w:sz w:val="14"/>
                <w:szCs w:val="14"/>
                <w:lang w:val="en-GB"/>
              </w:rPr>
              <w:t>"</w:t>
            </w:r>
            <w:proofErr w:type="gramStart"/>
            <w:r w:rsidRPr="007B3F48">
              <w:rPr>
                <w:rFonts w:ascii="Abadi" w:hAnsi="Abadi"/>
                <w:sz w:val="14"/>
                <w:szCs w:val="14"/>
                <w:lang w:val="en-GB"/>
              </w:rPr>
              <w:t>)</w:t>
            </w:r>
            <w:r w:rsidR="006B36B4">
              <w:rPr>
                <w:rFonts w:ascii="Abadi" w:hAnsi="Abadi"/>
                <w:sz w:val="14"/>
                <w:szCs w:val="14"/>
                <w:lang w:val="en-GB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  <w:lang w:val="en-GB"/>
              </w:rPr>
              <w:t>:</w:t>
            </w:r>
            <w:r w:rsidRPr="007B3F48">
              <w:rPr>
                <w:rFonts w:ascii="Abadi" w:hAnsi="Abadi"/>
                <w:sz w:val="14"/>
                <w:szCs w:val="14"/>
                <w:lang w:val="en-GB"/>
              </w:rPr>
              <w:t xml:space="preserve"> "NA</w:t>
            </w:r>
            <w:proofErr w:type="gramStart"/>
            <w:r w:rsidRPr="007B3F48">
              <w:rPr>
                <w:rFonts w:ascii="Abadi" w:hAnsi="Abadi"/>
                <w:sz w:val="14"/>
                <w:szCs w:val="14"/>
                <w:lang w:val="en-GB"/>
              </w:rPr>
              <w:t>"}</w:t>
            </w:r>
            <w:r w:rsidR="00F55BBC">
              <w:rPr>
                <w:rFonts w:ascii="Abadi" w:hAnsi="Abadi"/>
                <w:sz w:val="14"/>
                <w:szCs w:val="14"/>
                <w:lang w:val="en-GB"/>
              </w:rPr>
              <w:t>$</w:t>
            </w:r>
            <w:proofErr w:type="gramEnd"/>
          </w:p>
        </w:tc>
      </w:tr>
      <w:tr w:rsidR="001556D3" w:rsidRPr="00190222" w14:paraId="6BF3B05E" w14:textId="77777777" w:rsidTr="00E81F8E">
        <w:tc>
          <w:tcPr>
            <w:tcW w:w="1260" w:type="dxa"/>
          </w:tcPr>
          <w:p w14:paraId="3C3EB650" w14:textId="77777777" w:rsidR="001556D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Flush Lines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4CE4F580" w14:textId="7210EB58" w:rsidR="001556D3" w:rsidRPr="00C934E0" w:rsidRDefault="00C934E0" w:rsidP="00E81F8E">
            <w:pPr>
              <w:rPr>
                <w:rFonts w:ascii="Abadi" w:hAnsi="Abadi"/>
                <w:sz w:val="14"/>
                <w:szCs w:val="14"/>
                <w:lang w:val="en-GB"/>
              </w:rPr>
            </w:pPr>
            <w:r w:rsidRPr="00C934E0">
              <w:rPr>
                <w:rFonts w:ascii="Abadi" w:hAnsi="Abadi"/>
                <w:sz w:val="14"/>
                <w:szCs w:val="14"/>
                <w:lang w:val="en-GB"/>
              </w:rPr>
              <w:t>${getConfigurationAttribute("nonfire_pump_node-</w:t>
            </w:r>
            <w:proofErr w:type="gramStart"/>
            <w:r w:rsidRPr="00C934E0">
              <w:rPr>
                <w:rFonts w:ascii="Abadi" w:hAnsi="Abadi"/>
                <w:sz w:val="14"/>
                <w:szCs w:val="14"/>
                <w:lang w:val="en-GB"/>
              </w:rPr>
              <w:t>1.splitCase</w:t>
            </w:r>
            <w:proofErr w:type="gramEnd"/>
            <w:r w:rsidRPr="00C934E0">
              <w:rPr>
                <w:rFonts w:ascii="Abadi" w:hAnsi="Abadi"/>
                <w:sz w:val="14"/>
                <w:szCs w:val="14"/>
                <w:lang w:val="en-GB"/>
              </w:rPr>
              <w:t>_nonFire_</w:t>
            </w:r>
            <w:proofErr w:type="gramStart"/>
            <w:r w:rsidRPr="00C934E0">
              <w:rPr>
                <w:rFonts w:ascii="Abadi" w:hAnsi="Abadi"/>
                <w:sz w:val="14"/>
                <w:szCs w:val="14"/>
                <w:lang w:val="en-GB"/>
              </w:rPr>
              <w:t>assy.flushLinesMaterial</w:t>
            </w:r>
            <w:proofErr w:type="gramEnd"/>
            <w:r w:rsidRPr="00C934E0">
              <w:rPr>
                <w:rFonts w:ascii="Abadi" w:hAnsi="Abadi"/>
                <w:sz w:val="14"/>
                <w:szCs w:val="14"/>
                <w:lang w:val="en-GB"/>
              </w:rPr>
              <w:t>").</w:t>
            </w:r>
            <w:proofErr w:type="gramStart"/>
            <w:r w:rsidRPr="00C934E0">
              <w:rPr>
                <w:rFonts w:ascii="Abadi" w:hAnsi="Abadi"/>
                <w:sz w:val="14"/>
                <w:szCs w:val="14"/>
                <w:lang w:val="en-GB"/>
              </w:rPr>
              <w:t>value !</w:t>
            </w:r>
            <w:proofErr w:type="gramEnd"/>
            <w:r w:rsidRPr="00C934E0">
              <w:rPr>
                <w:rFonts w:ascii="Abadi" w:hAnsi="Abadi"/>
                <w:sz w:val="14"/>
                <w:szCs w:val="14"/>
                <w:lang w:val="en-GB"/>
              </w:rPr>
              <w:t xml:space="preserve">= </w:t>
            </w:r>
            <w:proofErr w:type="gramStart"/>
            <w:r w:rsidRPr="00C934E0">
              <w:rPr>
                <w:rFonts w:ascii="Abadi" w:hAnsi="Abadi"/>
                <w:sz w:val="14"/>
                <w:szCs w:val="14"/>
                <w:lang w:val="en-GB"/>
              </w:rPr>
              <w:t>null ?</w:t>
            </w:r>
            <w:proofErr w:type="gramEnd"/>
            <w:r w:rsidRPr="00C934E0">
              <w:rPr>
                <w:rFonts w:ascii="Abadi" w:hAnsi="Abadi"/>
                <w:sz w:val="14"/>
                <w:szCs w:val="14"/>
                <w:lang w:val="en-GB"/>
              </w:rPr>
              <w:t xml:space="preserve"> getConfigurationAttribute("nonfire_pump_node-</w:t>
            </w:r>
            <w:proofErr w:type="gramStart"/>
            <w:r w:rsidRPr="00C934E0">
              <w:rPr>
                <w:rFonts w:ascii="Abadi" w:hAnsi="Abadi"/>
                <w:sz w:val="14"/>
                <w:szCs w:val="14"/>
                <w:lang w:val="en-GB"/>
              </w:rPr>
              <w:t>1.splitCase</w:t>
            </w:r>
            <w:proofErr w:type="gramEnd"/>
            <w:r w:rsidRPr="00C934E0">
              <w:rPr>
                <w:rFonts w:ascii="Abadi" w:hAnsi="Abadi"/>
                <w:sz w:val="14"/>
                <w:szCs w:val="14"/>
                <w:lang w:val="en-GB"/>
              </w:rPr>
              <w:t>_nonFire_</w:t>
            </w:r>
            <w:proofErr w:type="gramStart"/>
            <w:r w:rsidRPr="00C934E0">
              <w:rPr>
                <w:rFonts w:ascii="Abadi" w:hAnsi="Abadi"/>
                <w:sz w:val="14"/>
                <w:szCs w:val="14"/>
                <w:lang w:val="en-GB"/>
              </w:rPr>
              <w:t>assy.flushLinesMaterial</w:t>
            </w:r>
            <w:proofErr w:type="gramEnd"/>
            <w:r w:rsidRPr="00C934E0">
              <w:rPr>
                <w:rFonts w:ascii="Abadi" w:hAnsi="Abadi"/>
                <w:sz w:val="14"/>
                <w:szCs w:val="14"/>
                <w:lang w:val="en-GB"/>
              </w:rPr>
              <w:t>"</w:t>
            </w:r>
            <w:proofErr w:type="gramStart"/>
            <w:r w:rsidRPr="00C934E0">
              <w:rPr>
                <w:rFonts w:ascii="Abadi" w:hAnsi="Abadi"/>
                <w:sz w:val="14"/>
                <w:szCs w:val="14"/>
                <w:lang w:val="en-GB"/>
              </w:rPr>
              <w:t>).value</w:t>
            </w:r>
            <w:r w:rsidR="00407425">
              <w:rPr>
                <w:rFonts w:ascii="Abadi" w:hAnsi="Abadi"/>
                <w:sz w:val="14"/>
                <w:szCs w:val="14"/>
                <w:lang w:val="en-GB"/>
              </w:rPr>
              <w:t>Description</w:t>
            </w:r>
            <w:proofErr w:type="gramEnd"/>
            <w:r w:rsidRPr="00C934E0">
              <w:rPr>
                <w:rFonts w:ascii="Abadi" w:hAnsi="Abadi"/>
                <w:sz w:val="14"/>
                <w:szCs w:val="14"/>
                <w:lang w:val="en-GB"/>
              </w:rPr>
              <w:t xml:space="preserve"> : "NA</w:t>
            </w:r>
            <w:proofErr w:type="gramStart"/>
            <w:r w:rsidRPr="00C934E0">
              <w:rPr>
                <w:rFonts w:ascii="Abadi" w:hAnsi="Abadi"/>
                <w:sz w:val="14"/>
                <w:szCs w:val="14"/>
                <w:lang w:val="en-GB"/>
              </w:rPr>
              <w:t>"}</w:t>
            </w:r>
            <w:r>
              <w:rPr>
                <w:rFonts w:ascii="Abadi" w:hAnsi="Abadi"/>
                <w:sz w:val="14"/>
                <w:szCs w:val="14"/>
                <w:lang w:val="en-GB"/>
              </w:rPr>
              <w:t>$</w:t>
            </w:r>
            <w:proofErr w:type="gramEnd"/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128F" w14:textId="77777777" w:rsidR="001556D3" w:rsidRDefault="001556D3" w:rsidP="00E81F8E">
            <w:pPr>
              <w:rPr>
                <w:rFonts w:ascii="Abadi" w:hAnsi="Abadi"/>
                <w:sz w:val="14"/>
                <w:szCs w:val="14"/>
              </w:rPr>
            </w:pPr>
          </w:p>
        </w:tc>
      </w:tr>
    </w:tbl>
    <w:p w14:paraId="7EC1FDBB" w14:textId="77777777" w:rsidR="001556D3" w:rsidRPr="00190222" w:rsidRDefault="001556D3" w:rsidP="001556D3">
      <w:pPr>
        <w:spacing w:before="240" w:after="20"/>
        <w:rPr>
          <w:rFonts w:ascii="Abadi" w:hAnsi="Abadi"/>
          <w:b/>
          <w:bCs/>
          <w:sz w:val="16"/>
          <w:szCs w:val="16"/>
        </w:rPr>
      </w:pPr>
      <w:r w:rsidRPr="00190222">
        <w:rPr>
          <w:rFonts w:ascii="Abadi" w:hAnsi="Abadi"/>
          <w:b/>
          <w:bCs/>
          <w:sz w:val="16"/>
          <w:szCs w:val="16"/>
        </w:rPr>
        <w:lastRenderedPageBreak/>
        <w:t>Motor Data</w:t>
      </w:r>
    </w:p>
    <w:tbl>
      <w:tblPr>
        <w:tblStyle w:val="TableGrid"/>
        <w:tblW w:w="5040" w:type="dxa"/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</w:tblGrid>
      <w:tr w:rsidR="001556D3" w:rsidRPr="00190222" w14:paraId="4A749A2D" w14:textId="77777777" w:rsidTr="00E81F8E">
        <w:tc>
          <w:tcPr>
            <w:tcW w:w="1260" w:type="dxa"/>
          </w:tcPr>
          <w:p w14:paraId="732FEB3D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Power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10606A31" w14:textId="04BCD77A" w:rsidR="001556D3" w:rsidRPr="00190222" w:rsidRDefault="00520FF7" w:rsidP="00E81F8E">
            <w:pPr>
              <w:rPr>
                <w:rFonts w:ascii="Abadi" w:hAnsi="Abadi"/>
                <w:sz w:val="14"/>
                <w:szCs w:val="14"/>
              </w:rPr>
            </w:pPr>
            <w:r w:rsidRPr="00520FF7"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 w:rsidRPr="00520FF7"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 w:rsidRPr="00520FF7"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 w:rsidRPr="00520FF7">
              <w:rPr>
                <w:rFonts w:ascii="Abadi" w:hAnsi="Abadi"/>
                <w:sz w:val="14"/>
                <w:szCs w:val="14"/>
              </w:rPr>
              <w:t>assy.allowedMotorPower</w:t>
            </w:r>
            <w:proofErr w:type="gramEnd"/>
            <w:r w:rsidRPr="00520FF7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Pr="00520FF7"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 w:rsidRPr="00520FF7"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 w:rsidRPr="00520FF7"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 w:rsidRPr="00520FF7"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 w:rsidRPr="00520FF7">
              <w:rPr>
                <w:rFonts w:ascii="Abadi" w:hAnsi="Abadi"/>
                <w:sz w:val="14"/>
                <w:szCs w:val="14"/>
              </w:rPr>
              <w:t>assy.allowedMotorPower</w:t>
            </w:r>
            <w:proofErr w:type="gramEnd"/>
            <w:r w:rsidRPr="00520FF7">
              <w:rPr>
                <w:rFonts w:ascii="Abadi" w:hAnsi="Abadi"/>
                <w:sz w:val="14"/>
                <w:szCs w:val="14"/>
              </w:rPr>
              <w:t>”).value:"N/A</w:t>
            </w:r>
            <w:proofErr w:type="gramStart"/>
            <w:r w:rsidRPr="00520FF7"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hp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83FC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Frame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23E81" w14:textId="6228D91A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_frame”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_frame”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575154A8" w14:textId="77777777" w:rsidTr="00E81F8E">
        <w:tc>
          <w:tcPr>
            <w:tcW w:w="1260" w:type="dxa"/>
          </w:tcPr>
          <w:p w14:paraId="764B9CD7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Phase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4DCCE4E8" w14:textId="33DA8C8E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</w:t>
            </w:r>
            <w:r w:rsidR="00273056" w:rsidRPr="00273056">
              <w:rPr>
                <w:rFonts w:ascii="Abadi" w:hAnsi="Abadi"/>
                <w:sz w:val="14"/>
                <w:szCs w:val="14"/>
              </w:rPr>
              <w:t>nonfire_pump_node-</w:t>
            </w:r>
            <w:proofErr w:type="gramStart"/>
            <w:r w:rsidR="00273056" w:rsidRPr="00273056"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 w:rsidR="00273056" w:rsidRPr="00273056"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 w:rsidR="00273056" w:rsidRPr="00273056">
              <w:rPr>
                <w:rFonts w:ascii="Abadi" w:hAnsi="Abadi"/>
                <w:sz w:val="14"/>
                <w:szCs w:val="14"/>
              </w:rPr>
              <w:t>assy.phase</w:t>
            </w:r>
            <w:proofErr w:type="gramEnd"/>
            <w:r w:rsidR="00273056" w:rsidRPr="00273056">
              <w:rPr>
                <w:rFonts w:ascii="Abadi" w:hAnsi="Abadi"/>
                <w:sz w:val="14"/>
                <w:szCs w:val="14"/>
              </w:rPr>
              <w:t>_motor_i</w:t>
            </w:r>
            <w:r w:rsidR="006050F9">
              <w:rPr>
                <w:rFonts w:ascii="Abadi" w:hAnsi="Abadi"/>
                <w:sz w:val="14"/>
                <w:szCs w:val="14"/>
              </w:rPr>
              <w:t>o</w:t>
            </w:r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</w:t>
            </w:r>
            <w:r w:rsidR="00273056" w:rsidRPr="00273056">
              <w:rPr>
                <w:rFonts w:ascii="Abadi" w:hAnsi="Abadi"/>
                <w:sz w:val="14"/>
                <w:szCs w:val="14"/>
              </w:rPr>
              <w:t>nonfire_pump_node-</w:t>
            </w:r>
            <w:proofErr w:type="gramStart"/>
            <w:r w:rsidR="00273056" w:rsidRPr="00273056"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 w:rsidR="00273056" w:rsidRPr="00273056"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 w:rsidR="00273056" w:rsidRPr="00273056">
              <w:rPr>
                <w:rFonts w:ascii="Abadi" w:hAnsi="Abadi"/>
                <w:sz w:val="14"/>
                <w:szCs w:val="14"/>
              </w:rPr>
              <w:t>assy.phase</w:t>
            </w:r>
            <w:proofErr w:type="gramEnd"/>
            <w:r w:rsidR="00273056" w:rsidRPr="00273056">
              <w:rPr>
                <w:rFonts w:ascii="Abadi" w:hAnsi="Abadi"/>
                <w:sz w:val="14"/>
                <w:szCs w:val="14"/>
              </w:rPr>
              <w:t>_motor_i</w:t>
            </w:r>
            <w:r w:rsidR="006050F9">
              <w:rPr>
                <w:rFonts w:ascii="Abadi" w:hAnsi="Abadi"/>
                <w:sz w:val="14"/>
                <w:szCs w:val="14"/>
              </w:rPr>
              <w:t>o</w:t>
            </w:r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67B69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Efficiency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950E7" w14:textId="36822F9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assy.motorEfficencyRating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assy.motorEfficencyRating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7C7824">
              <w:rPr>
                <w:rFonts w:ascii="Abadi" w:hAnsi="Abadi"/>
                <w:sz w:val="14"/>
                <w:szCs w:val="14"/>
              </w:rPr>
              <w:t xml:space="preserve"> %</w:t>
            </w:r>
          </w:p>
        </w:tc>
      </w:tr>
      <w:tr w:rsidR="001556D3" w:rsidRPr="00190222" w14:paraId="3AF6DD7D" w14:textId="77777777" w:rsidTr="00E81F8E">
        <w:tc>
          <w:tcPr>
            <w:tcW w:w="1260" w:type="dxa"/>
          </w:tcPr>
          <w:p w14:paraId="66298759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Hertz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23A44C3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N/A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C81A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Rating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5706E" w14:textId="3344CC0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_efficiency”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_efficiency”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33BC4433" w14:textId="77777777" w:rsidTr="00E81F8E">
        <w:tc>
          <w:tcPr>
            <w:tcW w:w="1260" w:type="dxa"/>
          </w:tcPr>
          <w:p w14:paraId="2B9BE0B9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Volts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1608EAA8" w14:textId="3FEEEFA2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_voltage”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_voltage”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7C7824">
              <w:rPr>
                <w:rFonts w:ascii="Abadi" w:hAnsi="Abadi"/>
                <w:sz w:val="14"/>
                <w:szCs w:val="14"/>
              </w:rPr>
              <w:t xml:space="preserve"> V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EF383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Enclosure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E98B" w14:textId="664809C3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_enclosure”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_enclosure”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</w:tbl>
    <w:p w14:paraId="58913609" w14:textId="77777777" w:rsidR="001556D3" w:rsidRPr="00190222" w:rsidRDefault="001556D3" w:rsidP="001556D3">
      <w:pPr>
        <w:spacing w:before="240" w:after="20"/>
        <w:rPr>
          <w:rFonts w:ascii="Abadi" w:hAnsi="Abadi"/>
          <w:b/>
          <w:bCs/>
          <w:sz w:val="14"/>
          <w:szCs w:val="14"/>
        </w:rPr>
      </w:pPr>
      <w:r w:rsidRPr="00D57DE7">
        <w:rPr>
          <w:rFonts w:ascii="Abadi" w:hAnsi="Abadi"/>
          <w:b/>
          <w:bCs/>
          <w:sz w:val="16"/>
          <w:szCs w:val="16"/>
        </w:rPr>
        <w:t>Estimated Weights</w:t>
      </w:r>
    </w:p>
    <w:tbl>
      <w:tblPr>
        <w:tblStyle w:val="TableGrid"/>
        <w:tblW w:w="5040" w:type="dxa"/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</w:tblGrid>
      <w:tr w:rsidR="001556D3" w:rsidRPr="00190222" w14:paraId="723B6C71" w14:textId="77777777" w:rsidTr="00E81F8E">
        <w:tc>
          <w:tcPr>
            <w:tcW w:w="1260" w:type="dxa"/>
          </w:tcPr>
          <w:p w14:paraId="55D2EB7B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190222">
              <w:rPr>
                <w:rFonts w:ascii="Abadi" w:hAnsi="Abadi"/>
                <w:sz w:val="14"/>
                <w:szCs w:val="14"/>
              </w:rPr>
              <w:t>Pump</w:t>
            </w:r>
          </w:p>
        </w:tc>
        <w:tc>
          <w:tcPr>
            <w:tcW w:w="1260" w:type="dxa"/>
          </w:tcPr>
          <w:p w14:paraId="17A0C353" w14:textId="6D0BB0C4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${#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pumpWeight}$</w:t>
            </w:r>
            <w:proofErr w:type="gramEnd"/>
            <w:r w:rsidR="007C7824">
              <w:rPr>
                <w:rFonts w:ascii="Abadi" w:hAnsi="Abadi"/>
                <w:sz w:val="14"/>
                <w:szCs w:val="14"/>
              </w:rPr>
              <w:t xml:space="preserve"> </w:t>
            </w:r>
            <w:r w:rsidR="00E577FF" w:rsidRPr="00E577FF">
              <w:rPr>
                <w:rFonts w:ascii="Abadi" w:hAnsi="Abadi"/>
                <w:sz w:val="14"/>
                <w:szCs w:val="14"/>
              </w:rPr>
              <w:t>${getConfigurationAttribute(“needs_node-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1.needs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_uom_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pos.uomMass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(“needs_node-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1.needs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_uom_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pos.uomMass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”).value:"N/A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</w:tcPr>
          <w:p w14:paraId="0D720160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190222">
              <w:rPr>
                <w:rFonts w:ascii="Abadi" w:hAnsi="Abadi"/>
                <w:sz w:val="14"/>
                <w:szCs w:val="14"/>
              </w:rPr>
              <w:t>Driver</w:t>
            </w:r>
          </w:p>
        </w:tc>
        <w:tc>
          <w:tcPr>
            <w:tcW w:w="1260" w:type="dxa"/>
          </w:tcPr>
          <w:p w14:paraId="69AB7885" w14:textId="11DBF71A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${#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driverWeight}$</w:t>
            </w:r>
            <w:proofErr w:type="gramEnd"/>
            <w:r w:rsidR="007C7824">
              <w:rPr>
                <w:rFonts w:ascii="Abadi" w:hAnsi="Abadi"/>
                <w:sz w:val="14"/>
                <w:szCs w:val="14"/>
              </w:rPr>
              <w:t xml:space="preserve"> </w:t>
            </w:r>
            <w:r w:rsidR="00E577FF" w:rsidRPr="00E577FF">
              <w:rPr>
                <w:rFonts w:ascii="Abadi" w:hAnsi="Abadi"/>
                <w:sz w:val="14"/>
                <w:szCs w:val="14"/>
              </w:rPr>
              <w:t>${getConfigurationAttribute(“needs_node-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1.needs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_uom_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pos.uomMass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(“needs_node-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1.needs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_uom_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pos.uomMass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”).value:"N/A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128340FE" w14:textId="77777777" w:rsidTr="00E81F8E">
        <w:tc>
          <w:tcPr>
            <w:tcW w:w="1260" w:type="dxa"/>
          </w:tcPr>
          <w:p w14:paraId="6CBC1AFE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Base Type</w:t>
            </w:r>
          </w:p>
        </w:tc>
        <w:tc>
          <w:tcPr>
            <w:tcW w:w="1260" w:type="dxa"/>
          </w:tcPr>
          <w:p w14:paraId="07646A81" w14:textId="0150ADD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${#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baseTypeWeight}$</w:t>
            </w:r>
            <w:proofErr w:type="gramEnd"/>
            <w:r w:rsidR="007C7824">
              <w:rPr>
                <w:rFonts w:ascii="Abadi" w:hAnsi="Abadi"/>
                <w:sz w:val="14"/>
                <w:szCs w:val="14"/>
              </w:rPr>
              <w:t xml:space="preserve"> </w:t>
            </w:r>
            <w:r w:rsidR="00E577FF" w:rsidRPr="00E577FF">
              <w:rPr>
                <w:rFonts w:ascii="Abadi" w:hAnsi="Abadi"/>
                <w:sz w:val="14"/>
                <w:szCs w:val="14"/>
              </w:rPr>
              <w:t>${getConfigurationAttribute(“needs_node-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1.needs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_uom_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pos.uomMass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(“needs_node-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1.needs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_uom_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pos.uomMass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”).value:"N/A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</w:tcPr>
          <w:p w14:paraId="32567D74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Coupling</w:t>
            </w:r>
          </w:p>
        </w:tc>
        <w:tc>
          <w:tcPr>
            <w:tcW w:w="1260" w:type="dxa"/>
          </w:tcPr>
          <w:p w14:paraId="3B179386" w14:textId="6F19D106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${#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couplingWeight}$</w:t>
            </w:r>
            <w:proofErr w:type="gramEnd"/>
            <w:r w:rsidR="007C7824">
              <w:rPr>
                <w:rFonts w:ascii="Abadi" w:hAnsi="Abadi"/>
                <w:sz w:val="14"/>
                <w:szCs w:val="14"/>
              </w:rPr>
              <w:t xml:space="preserve"> </w:t>
            </w:r>
            <w:r w:rsidR="00E577FF" w:rsidRPr="00E577FF">
              <w:rPr>
                <w:rFonts w:ascii="Abadi" w:hAnsi="Abadi"/>
                <w:sz w:val="14"/>
                <w:szCs w:val="14"/>
              </w:rPr>
              <w:t>${getConfigurationAttribute(“needs_node-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1.needs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_uom_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pos.uomMass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(“needs_node-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1.needs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_uom_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pos.uomMass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”).value:"N/A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67EF202C" w14:textId="77777777" w:rsidTr="00E81F8E">
        <w:tc>
          <w:tcPr>
            <w:tcW w:w="1260" w:type="dxa"/>
          </w:tcPr>
          <w:p w14:paraId="5061046C" w14:textId="77777777" w:rsidR="001556D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Total</w:t>
            </w:r>
          </w:p>
        </w:tc>
        <w:tc>
          <w:tcPr>
            <w:tcW w:w="1260" w:type="dxa"/>
          </w:tcPr>
          <w:p w14:paraId="34F38D42" w14:textId="7A7B6BAA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${#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totalWeight}$</w:t>
            </w:r>
            <w:proofErr w:type="gramEnd"/>
            <w:r w:rsidR="007C7824">
              <w:rPr>
                <w:rFonts w:ascii="Abadi" w:hAnsi="Abadi"/>
                <w:sz w:val="14"/>
                <w:szCs w:val="14"/>
              </w:rPr>
              <w:t xml:space="preserve"> </w:t>
            </w:r>
            <w:r w:rsidR="00E577FF" w:rsidRPr="00E577FF">
              <w:rPr>
                <w:rFonts w:ascii="Abadi" w:hAnsi="Abadi"/>
                <w:sz w:val="14"/>
                <w:szCs w:val="14"/>
              </w:rPr>
              <w:t>${getConfigurati</w:t>
            </w:r>
            <w:r w:rsidR="00E577FF" w:rsidRPr="00E577FF">
              <w:rPr>
                <w:rFonts w:ascii="Abadi" w:hAnsi="Abadi"/>
                <w:sz w:val="14"/>
                <w:szCs w:val="14"/>
              </w:rPr>
              <w:lastRenderedPageBreak/>
              <w:t>onAttribute(“needs_node-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1.needs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_uom_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pos.uomMass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(“needs_node-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1.needs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_uom_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pos.uomMass</w:t>
            </w:r>
            <w:proofErr w:type="gramEnd"/>
            <w:r w:rsidR="00E577FF" w:rsidRPr="00E577FF">
              <w:rPr>
                <w:rFonts w:ascii="Abadi" w:hAnsi="Abadi"/>
                <w:sz w:val="14"/>
                <w:szCs w:val="14"/>
              </w:rPr>
              <w:t>”).value:"N/A</w:t>
            </w:r>
            <w:proofErr w:type="gramStart"/>
            <w:r w:rsidR="00E577FF" w:rsidRPr="00E577FF"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2520" w:type="dxa"/>
            <w:gridSpan w:val="2"/>
          </w:tcPr>
          <w:p w14:paraId="7E7EF7A3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</w:p>
        </w:tc>
      </w:tr>
    </w:tbl>
    <w:p w14:paraId="5BB230D8" w14:textId="77777777" w:rsidR="001556D3" w:rsidRPr="00190222" w:rsidRDefault="001556D3" w:rsidP="001556D3">
      <w:pPr>
        <w:spacing w:before="240" w:after="0" w:line="240" w:lineRule="auto"/>
        <w:rPr>
          <w:rFonts w:ascii="Abadi" w:hAnsi="Abadi"/>
          <w:b/>
          <w:bCs/>
          <w:sz w:val="14"/>
          <w:szCs w:val="14"/>
        </w:rPr>
      </w:pPr>
      <w:r w:rsidRPr="00190222">
        <w:rPr>
          <w:rFonts w:ascii="Abadi" w:hAnsi="Abadi"/>
          <w:b/>
          <w:bCs/>
          <w:sz w:val="16"/>
          <w:szCs w:val="16"/>
        </w:rPr>
        <w:t>Additional Options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</w:tblGrid>
      <w:tr w:rsidR="001556D3" w:rsidRPr="00190222" w14:paraId="0D199148" w14:textId="77777777" w:rsidTr="00E81F8E">
        <w:tc>
          <w:tcPr>
            <w:tcW w:w="5040" w:type="dxa"/>
          </w:tcPr>
          <w:p w14:paraId="5E08A7C8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</w:p>
        </w:tc>
      </w:tr>
    </w:tbl>
    <w:p w14:paraId="532CFEE5" w14:textId="77777777" w:rsidR="006B7161" w:rsidRPr="00F42215" w:rsidRDefault="001556D3" w:rsidP="00F42215">
      <w:pPr>
        <w:spacing w:after="0"/>
        <w:rPr>
          <w:rFonts w:ascii="Abadi" w:hAnsi="Abadi"/>
          <w:sz w:val="14"/>
          <w:szCs w:val="14"/>
        </w:rPr>
      </w:pPr>
      <w:r>
        <w:t>$</w:t>
      </w:r>
      <w:proofErr w:type="gramStart"/>
      <w:r w:rsidRPr="00224947">
        <w:rPr>
          <w:highlight w:val="yellow"/>
        </w:rPr>
        <w:t>elsei</w:t>
      </w:r>
      <w:r>
        <w:t>f{</w:t>
      </w:r>
      <w:proofErr w:type="gramEnd"/>
      <w:r>
        <w:t>#pumpProductLine=</w:t>
      </w:r>
      <w:proofErr w:type="gramStart"/>
      <w:r>
        <w:t>=”endSuction</w:t>
      </w:r>
      <w:proofErr w:type="gramEnd"/>
      <w:r>
        <w:t>” &amp;&amp; pumpType == “blue</w:t>
      </w:r>
      <w:proofErr w:type="gramStart"/>
      <w:r>
        <w:t>”}$</w:t>
      </w:r>
      <w:proofErr w:type="gramEnd"/>
      <w:r w:rsidR="006B7161">
        <w:br/>
      </w:r>
      <w:r w:rsidR="006B7161" w:rsidRPr="00F42215">
        <w:rPr>
          <w:rFonts w:ascii="Abadi" w:hAnsi="Abadi"/>
          <w:sz w:val="14"/>
          <w:szCs w:val="14"/>
        </w:rPr>
        <w:t>$define{#headUomV=getConfigurationAttribute("nonfire_pump_node-</w:t>
      </w:r>
      <w:proofErr w:type="gramStart"/>
      <w:r w:rsidR="006B7161" w:rsidRPr="00F42215">
        <w:rPr>
          <w:rFonts w:ascii="Abadi" w:hAnsi="Abadi"/>
          <w:sz w:val="14"/>
          <w:szCs w:val="14"/>
        </w:rPr>
        <w:t>1.uomHead</w:t>
      </w:r>
      <w:proofErr w:type="gramEnd"/>
      <w:r w:rsidR="006B7161" w:rsidRPr="00F42215">
        <w:rPr>
          <w:rFonts w:ascii="Abadi" w:hAnsi="Abadi"/>
          <w:sz w:val="14"/>
          <w:szCs w:val="14"/>
        </w:rPr>
        <w:t>"</w:t>
      </w:r>
      <w:proofErr w:type="gramStart"/>
      <w:r w:rsidR="006B7161" w:rsidRPr="00F42215">
        <w:rPr>
          <w:rFonts w:ascii="Abadi" w:hAnsi="Abadi"/>
          <w:sz w:val="14"/>
          <w:szCs w:val="14"/>
        </w:rPr>
        <w:t>)}$</w:t>
      </w:r>
      <w:proofErr w:type="gramEnd"/>
    </w:p>
    <w:p w14:paraId="003B7262" w14:textId="00FC5DA2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#headUom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headUomV!=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headUomV.value!=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#headUomV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039FCF41" w14:textId="77777777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$define{#flowUomV=getConfigurationAttribute("nonfire_pump_node-</w:t>
      </w:r>
      <w:proofErr w:type="gramStart"/>
      <w:r w:rsidRPr="00F42215">
        <w:rPr>
          <w:rFonts w:ascii="Abadi" w:hAnsi="Abadi"/>
          <w:sz w:val="14"/>
          <w:szCs w:val="14"/>
        </w:rPr>
        <w:t>1.uomFlowRate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24DEA631" w14:textId="6EBFDBB2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#flowUom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flowUomV!=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flowUomV.value!=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#flowUomV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0C9A62C8" w14:textId="77777777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$define{#rotSpeedUomV=getConfigurationAttribute("nonfire_pump_node-</w:t>
      </w:r>
      <w:proofErr w:type="gramStart"/>
      <w:r w:rsidRPr="00F42215">
        <w:rPr>
          <w:rFonts w:ascii="Abadi" w:hAnsi="Abadi"/>
          <w:sz w:val="14"/>
          <w:szCs w:val="14"/>
        </w:rPr>
        <w:t>1.uomRotationalSpeed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19CC5010" w14:textId="56F0ADBE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#rotSpeedUom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rotSpeedUomV!=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rotSpeedUomV.value!=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#rotSpeedUomV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4E2836E3" w14:textId="77777777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$define{#tempUomV=getConfigurationAttribute("nonfire_pump_node-</w:t>
      </w:r>
      <w:proofErr w:type="gramStart"/>
      <w:r w:rsidRPr="00F42215">
        <w:rPr>
          <w:rFonts w:ascii="Abadi" w:hAnsi="Abadi"/>
          <w:sz w:val="14"/>
          <w:szCs w:val="14"/>
        </w:rPr>
        <w:t>1.uomTemperature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77CE8614" w14:textId="24FE8191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#tempUom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tempUomV!=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tempUomV.value!=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#tempUomV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48FAAD18" w14:textId="77777777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$define{#lengthUomV=getConfigurationAttribute("nonfire_pump_node-</w:t>
      </w:r>
      <w:proofErr w:type="gramStart"/>
      <w:r w:rsidRPr="00F42215">
        <w:rPr>
          <w:rFonts w:ascii="Abadi" w:hAnsi="Abadi"/>
          <w:sz w:val="14"/>
          <w:szCs w:val="14"/>
        </w:rPr>
        <w:t>1.uomLength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53CF4710" w14:textId="4499B616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#lengthUom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lengthUomV!=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lengthUomV.value!=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#lengthUomV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220F4A44" w14:textId="51E60661" w:rsidR="001556D3" w:rsidRDefault="001556D3" w:rsidP="001556D3"/>
    <w:p w14:paraId="3FA0DEAE" w14:textId="28DD7192" w:rsidR="001556D3" w:rsidRPr="00190222" w:rsidRDefault="00C80673" w:rsidP="001556D3">
      <w:pPr>
        <w:spacing w:before="240" w:after="20"/>
        <w:rPr>
          <w:rFonts w:ascii="Abadi" w:hAnsi="Abadi"/>
          <w:b/>
          <w:bCs/>
          <w:sz w:val="14"/>
          <w:szCs w:val="14"/>
        </w:rPr>
      </w:pPr>
      <w:r>
        <w:rPr>
          <w:rFonts w:ascii="Abadi" w:hAnsi="Abadi"/>
          <w:b/>
          <w:bCs/>
          <w:sz w:val="16"/>
          <w:szCs w:val="16"/>
        </w:rPr>
        <w:t xml:space="preserve">2 </w:t>
      </w:r>
      <w:r w:rsidR="001556D3" w:rsidRPr="00190222">
        <w:rPr>
          <w:rFonts w:ascii="Abadi" w:hAnsi="Abadi"/>
          <w:b/>
          <w:bCs/>
          <w:sz w:val="16"/>
          <w:szCs w:val="16"/>
        </w:rPr>
        <w:t>Pump Data</w:t>
      </w:r>
    </w:p>
    <w:tbl>
      <w:tblPr>
        <w:tblStyle w:val="TableGrid"/>
        <w:tblW w:w="5040" w:type="dxa"/>
        <w:tblLayout w:type="fixed"/>
        <w:tblLook w:val="04A0" w:firstRow="1" w:lastRow="0" w:firstColumn="1" w:lastColumn="0" w:noHBand="0" w:noVBand="1"/>
      </w:tblPr>
      <w:tblGrid>
        <w:gridCol w:w="1260"/>
        <w:gridCol w:w="1175"/>
        <w:gridCol w:w="1345"/>
        <w:gridCol w:w="1260"/>
      </w:tblGrid>
      <w:tr w:rsidR="00026CE1" w:rsidRPr="00190222" w14:paraId="32A0ABFF" w14:textId="77777777" w:rsidTr="00E81F8E">
        <w:tc>
          <w:tcPr>
            <w:tcW w:w="1260" w:type="dxa"/>
          </w:tcPr>
          <w:p w14:paraId="198B9A19" w14:textId="77777777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Series</w:t>
            </w:r>
          </w:p>
        </w:tc>
        <w:tc>
          <w:tcPr>
            <w:tcW w:w="1175" w:type="dxa"/>
          </w:tcPr>
          <w:p w14:paraId="1BA35F3E" w14:textId="6E71A74F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1.pumpSeries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1.pumpSeries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97CCD" w14:textId="2E75D837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 xml:space="preserve">Discharge </w:t>
            </w:r>
            <w:r w:rsidR="00552B23">
              <w:rPr>
                <w:rFonts w:ascii="Abadi" w:hAnsi="Abadi"/>
                <w:sz w:val="14"/>
                <w:szCs w:val="14"/>
              </w:rPr>
              <w:t>Size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B5E9" w14:textId="59136899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1.endSuction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assy.dischargeSize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1.endSuction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assy.dischargeSize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E52675">
              <w:rPr>
                <w:rFonts w:ascii="Abadi" w:hAnsi="Abadi"/>
                <w:sz w:val="14"/>
                <w:szCs w:val="14"/>
              </w:rPr>
              <w:t xml:space="preserve"> ${#</w:t>
            </w:r>
            <w:proofErr w:type="gramStart"/>
            <w:r w:rsidR="00E52675">
              <w:rPr>
                <w:rFonts w:ascii="Abadi" w:hAnsi="Abadi"/>
                <w:sz w:val="14"/>
                <w:szCs w:val="14"/>
              </w:rPr>
              <w:t>lengthUom}$</w:t>
            </w:r>
            <w:proofErr w:type="gramEnd"/>
          </w:p>
        </w:tc>
      </w:tr>
      <w:tr w:rsidR="00026CE1" w:rsidRPr="00190222" w14:paraId="3198EEB7" w14:textId="77777777" w:rsidTr="00E81F8E">
        <w:tc>
          <w:tcPr>
            <w:tcW w:w="1260" w:type="dxa"/>
          </w:tcPr>
          <w:p w14:paraId="58F3353E" w14:textId="77777777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Model</w:t>
            </w:r>
          </w:p>
        </w:tc>
        <w:tc>
          <w:tcPr>
            <w:tcW w:w="1175" w:type="dxa"/>
          </w:tcPr>
          <w:p w14:paraId="054E830A" w14:textId="24CFFB35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1.pumpModel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1.pumpModel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5BF3F" w14:textId="779A66E0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Suction Size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69898" w14:textId="3D503F70" w:rsidR="00026CE1" w:rsidRPr="00190222" w:rsidRDefault="000369A4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1.suctionSize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1.suctionSize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E52675">
              <w:rPr>
                <w:rFonts w:ascii="Abadi" w:hAnsi="Abadi"/>
                <w:sz w:val="14"/>
                <w:szCs w:val="14"/>
              </w:rPr>
              <w:t xml:space="preserve"> ${#</w:t>
            </w:r>
            <w:proofErr w:type="gramStart"/>
            <w:r w:rsidR="00E52675">
              <w:rPr>
                <w:rFonts w:ascii="Abadi" w:hAnsi="Abadi"/>
                <w:sz w:val="14"/>
                <w:szCs w:val="14"/>
              </w:rPr>
              <w:t>lengthUom}$</w:t>
            </w:r>
            <w:proofErr w:type="gramEnd"/>
          </w:p>
        </w:tc>
      </w:tr>
      <w:tr w:rsidR="00026CE1" w:rsidRPr="00190222" w14:paraId="19E773DB" w14:textId="77777777" w:rsidTr="00E81F8E">
        <w:tc>
          <w:tcPr>
            <w:tcW w:w="1260" w:type="dxa"/>
          </w:tcPr>
          <w:p w14:paraId="530AA0BF" w14:textId="77777777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Size</w:t>
            </w:r>
          </w:p>
        </w:tc>
        <w:tc>
          <w:tcPr>
            <w:tcW w:w="1175" w:type="dxa"/>
          </w:tcPr>
          <w:p w14:paraId="59C5970D" w14:textId="3F07F71F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_size”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_size”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BB7F" w14:textId="04FCC387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Casing Size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5AE96" w14:textId="562E909C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N/A</w:t>
            </w:r>
          </w:p>
        </w:tc>
      </w:tr>
      <w:tr w:rsidR="00026CE1" w:rsidRPr="00190222" w14:paraId="253D09C4" w14:textId="77777777" w:rsidTr="00E81F8E">
        <w:tc>
          <w:tcPr>
            <w:tcW w:w="1260" w:type="dxa"/>
          </w:tcPr>
          <w:p w14:paraId="5F545759" w14:textId="77777777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Flow</w:t>
            </w:r>
          </w:p>
        </w:tc>
        <w:tc>
          <w:tcPr>
            <w:tcW w:w="1175" w:type="dxa"/>
          </w:tcPr>
          <w:p w14:paraId="41A7D36A" w14:textId="2E104994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1.flowRate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1.flowRate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256E3F">
              <w:rPr>
                <w:rFonts w:ascii="Abadi" w:hAnsi="Abadi"/>
                <w:sz w:val="14"/>
                <w:szCs w:val="14"/>
              </w:rPr>
              <w:t>${</w:t>
            </w:r>
            <w:r w:rsidR="00256E3F" w:rsidRPr="00D21866">
              <w:rPr>
                <w:rFonts w:ascii="Abadi" w:hAnsi="Abadi"/>
                <w:sz w:val="14"/>
                <w:szCs w:val="14"/>
                <w:lang w:val="en-GB"/>
              </w:rPr>
              <w:t>#</w:t>
            </w:r>
            <w:proofErr w:type="gramStart"/>
            <w:r w:rsidR="00256E3F" w:rsidRPr="00D21866">
              <w:rPr>
                <w:rFonts w:ascii="Abadi" w:hAnsi="Abadi"/>
                <w:sz w:val="14"/>
                <w:szCs w:val="14"/>
                <w:lang w:val="en-GB"/>
              </w:rPr>
              <w:t>flowUom</w:t>
            </w:r>
            <w:r w:rsidR="00256E3F">
              <w:rPr>
                <w:rFonts w:ascii="Abadi" w:hAnsi="Abadi"/>
                <w:sz w:val="14"/>
                <w:szCs w:val="14"/>
                <w:lang w:val="en-GB"/>
              </w:rPr>
              <w:t>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65A6E" w14:textId="71E21434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Pressure Rating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80E65" w14:textId="3AC53D8F" w:rsidR="000369A4" w:rsidRPr="00190222" w:rsidRDefault="000369A4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${getConfigurationAttribute(“nonfire_pump_node-1.suctionPressureMax”)!=null?getConfigurationAttribute(“nonfire_pump_node-1.suctionPressureMax”)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>
              <w:rPr>
                <w:rFonts w:ascii="Abadi" w:hAnsi="Abadi"/>
                <w:sz w:val="14"/>
                <w:szCs w:val="14"/>
              </w:rPr>
              <w:t>"N/A"}$</w:t>
            </w:r>
            <w:r w:rsidR="009B6CA5">
              <w:rPr>
                <w:rFonts w:ascii="Abadi" w:hAnsi="Abadi"/>
                <w:sz w:val="14"/>
                <w:szCs w:val="14"/>
              </w:rPr>
              <w:t xml:space="preserve"> </w:t>
            </w:r>
            <w:r w:rsidR="009B6CA5" w:rsidRPr="00546C21">
              <w:rPr>
                <w:rFonts w:ascii="Abadi" w:hAnsi="Abadi"/>
                <w:sz w:val="14"/>
                <w:szCs w:val="14"/>
              </w:rPr>
              <w:t>${getConfigurationAttribute(“needs_node-</w:t>
            </w:r>
            <w:r w:rsidR="009B6CA5" w:rsidRPr="00546C21">
              <w:rPr>
                <w:rFonts w:ascii="Abadi" w:hAnsi="Abadi"/>
                <w:sz w:val="14"/>
                <w:szCs w:val="14"/>
              </w:rPr>
              <w:lastRenderedPageBreak/>
              <w:t>1.needs_uom_pos.uomSuctionPressure”)!=null?getConfigurationAttribute(“needs_node-1.needs_uom_pos.uomSuctionPressure”)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 w:rsidR="009B6CA5" w:rsidRPr="00546C21">
              <w:rPr>
                <w:rFonts w:ascii="Abadi" w:hAnsi="Abadi"/>
                <w:sz w:val="14"/>
                <w:szCs w:val="14"/>
              </w:rPr>
              <w:t>"N/A"}$</w:t>
            </w:r>
          </w:p>
        </w:tc>
      </w:tr>
      <w:tr w:rsidR="00026CE1" w:rsidRPr="00190222" w14:paraId="3A356902" w14:textId="77777777" w:rsidTr="00E81F8E">
        <w:tc>
          <w:tcPr>
            <w:tcW w:w="1260" w:type="dxa"/>
          </w:tcPr>
          <w:p w14:paraId="31AC6C36" w14:textId="77777777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lastRenderedPageBreak/>
              <w:t>Head</w:t>
            </w:r>
          </w:p>
        </w:tc>
        <w:tc>
          <w:tcPr>
            <w:tcW w:w="1175" w:type="dxa"/>
          </w:tcPr>
          <w:p w14:paraId="3EC01C73" w14:textId="52A46BD7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1.head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1.head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B251C2">
              <w:rPr>
                <w:rFonts w:ascii="Abadi" w:hAnsi="Abadi"/>
                <w:sz w:val="14"/>
                <w:szCs w:val="14"/>
              </w:rPr>
              <w:t xml:space="preserve"> ${</w:t>
            </w:r>
            <w:r w:rsidR="00B251C2" w:rsidRPr="00F17DB4">
              <w:rPr>
                <w:rFonts w:ascii="Abadi" w:hAnsi="Abadi"/>
                <w:sz w:val="14"/>
                <w:szCs w:val="14"/>
              </w:rPr>
              <w:t>#</w:t>
            </w:r>
            <w:proofErr w:type="gramStart"/>
            <w:r w:rsidR="00B251C2">
              <w:rPr>
                <w:rFonts w:ascii="Abadi" w:hAnsi="Abadi"/>
                <w:sz w:val="14"/>
                <w:szCs w:val="14"/>
              </w:rPr>
              <w:t>head</w:t>
            </w:r>
            <w:r w:rsidR="00B251C2" w:rsidRPr="00F17DB4">
              <w:rPr>
                <w:rFonts w:ascii="Abadi" w:hAnsi="Abadi"/>
                <w:sz w:val="14"/>
                <w:szCs w:val="14"/>
              </w:rPr>
              <w:t>Uom</w:t>
            </w:r>
            <w:r w:rsidR="00B251C2"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3088" w14:textId="3A758D46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Temperature Rating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2B98E" w14:textId="77280C79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1.temperatue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null?getConfigurationAttribute(“nonfire_pump_node-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1.temperatue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1.uomTemperature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1.uomTemperature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026CE1" w:rsidRPr="00190222" w14:paraId="7A5BD4B5" w14:textId="77777777" w:rsidTr="00E81F8E">
        <w:tc>
          <w:tcPr>
            <w:tcW w:w="1260" w:type="dxa"/>
          </w:tcPr>
          <w:p w14:paraId="2E0A4533" w14:textId="77777777" w:rsidR="00026CE1" w:rsidRPr="00AF7093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RPM</w:t>
            </w:r>
          </w:p>
        </w:tc>
        <w:tc>
          <w:tcPr>
            <w:tcW w:w="1175" w:type="dxa"/>
          </w:tcPr>
          <w:p w14:paraId="5B0D7657" w14:textId="0CB1C9B9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${getConfigurationAttribute(“nonfire_pump_node-1.speedRPM”)!=null?getConfigurationAttribute(“nonfire_pump_node-1.speedRPM”)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>
              <w:rPr>
                <w:rFonts w:ascii="Abadi" w:hAnsi="Abadi"/>
                <w:sz w:val="14"/>
                <w:szCs w:val="14"/>
              </w:rPr>
              <w:t>"N/A"}$ ${getConfigurationAttribute(“nonfire_pump_node-1.uomRotationalSpeed”)!=null?getConfigurationAttribute(“nonfire_pump_node-1.uomRotationalSpeed”)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>
              <w:rPr>
                <w:rFonts w:ascii="Abadi" w:hAnsi="Abadi"/>
                <w:sz w:val="14"/>
                <w:szCs w:val="14"/>
              </w:rPr>
              <w:t>"N/A"}$</w:t>
            </w:r>
            <w:r w:rsidR="00D5072A">
              <w:rPr>
                <w:rFonts w:ascii="Abadi" w:hAnsi="Abadi"/>
                <w:sz w:val="14"/>
                <w:szCs w:val="14"/>
              </w:rPr>
              <w:t xml:space="preserve"> ${</w:t>
            </w:r>
            <w:r w:rsidR="00D5072A" w:rsidRPr="0029126C">
              <w:rPr>
                <w:sz w:val="14"/>
                <w:szCs w:val="14"/>
                <w:lang w:val="en-GB"/>
              </w:rPr>
              <w:t>#rotSpeedUom</w:t>
            </w:r>
            <w:r w:rsidR="00D5072A">
              <w:rPr>
                <w:rFonts w:ascii="Abadi" w:hAnsi="Abadi"/>
                <w:sz w:val="14"/>
                <w:szCs w:val="14"/>
              </w:rPr>
              <w:t>}$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C604" w14:textId="18FA0045" w:rsidR="00026CE1" w:rsidRPr="00AF7093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Connection suc/disc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65C32" w14:textId="359C0381" w:rsidR="00026CE1" w:rsidRPr="00190222" w:rsidRDefault="00A22769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${getConfigurationAttribute(“nonfire_pump_node-1.endSuction_nonFire_assy.PumpSuctionConnection”)!=null?getConfigurationAttribute(“nonfire_pump_node-1.endSuction_nonFire_assy.PumpSuctionConnection”)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>
              <w:rPr>
                <w:rFonts w:ascii="Abadi" w:hAnsi="Abadi"/>
                <w:sz w:val="14"/>
                <w:szCs w:val="14"/>
              </w:rPr>
              <w:t>"N/A"}$ / ${getConfigurationAttribute(“nonfire_pump_node-1.endSuction_nonFire_assy.PumpDischargeConnection”)!=null?getConfigurationAttribute(“nonfire_pump_node-1.endSuction_nonFire_assy.PumpDischargeConnection”)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>
              <w:rPr>
                <w:rFonts w:ascii="Abadi" w:hAnsi="Abadi"/>
                <w:sz w:val="14"/>
                <w:szCs w:val="14"/>
              </w:rPr>
              <w:t>"N/A"}$</w:t>
            </w:r>
          </w:p>
        </w:tc>
      </w:tr>
      <w:tr w:rsidR="00026CE1" w:rsidRPr="00190222" w14:paraId="164FBE46" w14:textId="77777777" w:rsidTr="00E81F8E">
        <w:tc>
          <w:tcPr>
            <w:tcW w:w="1260" w:type="dxa"/>
          </w:tcPr>
          <w:p w14:paraId="2FFC2F32" w14:textId="77777777" w:rsidR="00026CE1" w:rsidRPr="00AF7093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Rotation</w:t>
            </w:r>
          </w:p>
        </w:tc>
        <w:tc>
          <w:tcPr>
            <w:tcW w:w="1175" w:type="dxa"/>
          </w:tcPr>
          <w:p w14:paraId="78AB6C59" w14:textId="3C70BDF2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1.rotation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1.rotation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94B5" w14:textId="05EF67EA" w:rsidR="00026CE1" w:rsidRPr="00AF7093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Base Type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DBFB1" w14:textId="7A2022FD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1.base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_type”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1.base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_type”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026CE1" w:rsidRPr="00190222" w14:paraId="7D031069" w14:textId="77777777" w:rsidTr="00E81F8E">
        <w:tc>
          <w:tcPr>
            <w:tcW w:w="1260" w:type="dxa"/>
          </w:tcPr>
          <w:p w14:paraId="0C433629" w14:textId="77777777" w:rsidR="00026CE1" w:rsidRPr="00AF7093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Paint</w:t>
            </w:r>
          </w:p>
        </w:tc>
        <w:tc>
          <w:tcPr>
            <w:tcW w:w="1175" w:type="dxa"/>
          </w:tcPr>
          <w:p w14:paraId="09817540" w14:textId="03CF333D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1.paint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1.paint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CE20" w14:textId="46AF95F6" w:rsidR="00026CE1" w:rsidRPr="00AF7093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Coupling Type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F6C1B" w14:textId="30DEE136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1.couplingType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1.couplingType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026CE1" w:rsidRPr="00190222" w14:paraId="4D325118" w14:textId="77777777" w:rsidTr="00FE70F2">
        <w:tc>
          <w:tcPr>
            <w:tcW w:w="1260" w:type="dxa"/>
          </w:tcPr>
          <w:p w14:paraId="79998CB8" w14:textId="77777777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lastRenderedPageBreak/>
              <w:t>Liquid Type</w:t>
            </w:r>
          </w:p>
        </w:tc>
        <w:tc>
          <w:tcPr>
            <w:tcW w:w="1175" w:type="dxa"/>
          </w:tcPr>
          <w:p w14:paraId="12B8635C" w14:textId="54CFD060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1.liquidMedium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1.liquidMedium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260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DF23A" w14:textId="3566C873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</w:p>
        </w:tc>
      </w:tr>
    </w:tbl>
    <w:p w14:paraId="1E5DDE23" w14:textId="77777777" w:rsidR="001556D3" w:rsidRPr="00190222" w:rsidRDefault="001556D3" w:rsidP="001556D3">
      <w:pPr>
        <w:spacing w:before="240" w:after="20"/>
        <w:rPr>
          <w:rFonts w:ascii="Abadi" w:hAnsi="Abadi"/>
          <w:b/>
          <w:bCs/>
          <w:sz w:val="16"/>
          <w:szCs w:val="16"/>
        </w:rPr>
      </w:pPr>
      <w:r w:rsidRPr="00190222">
        <w:rPr>
          <w:rFonts w:ascii="Abadi" w:hAnsi="Abadi"/>
          <w:b/>
          <w:bCs/>
          <w:sz w:val="16"/>
          <w:szCs w:val="16"/>
        </w:rPr>
        <w:t>Pump Materials of Construction</w:t>
      </w:r>
    </w:p>
    <w:tbl>
      <w:tblPr>
        <w:tblStyle w:val="TableGrid"/>
        <w:tblW w:w="5040" w:type="dxa"/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</w:tblGrid>
      <w:tr w:rsidR="00026CE1" w:rsidRPr="00190222" w14:paraId="4D0BF92B" w14:textId="77777777" w:rsidTr="00E81F8E">
        <w:tc>
          <w:tcPr>
            <w:tcW w:w="1260" w:type="dxa"/>
          </w:tcPr>
          <w:p w14:paraId="121FA515" w14:textId="77777777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Pump Material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30CCB3A" w14:textId="36EDE945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5D8A" w14:textId="06D10AF0" w:rsidR="00026CE1" w:rsidRPr="00190222" w:rsidRDefault="00A658DE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Power Frame Body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A5F6F" w14:textId="7D009FD1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1.shaftMaterial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1.shaftMaterial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026CE1" w:rsidRPr="00190222" w14:paraId="79711E72" w14:textId="77777777" w:rsidTr="00E81F8E">
        <w:tc>
          <w:tcPr>
            <w:tcW w:w="1260" w:type="dxa"/>
          </w:tcPr>
          <w:p w14:paraId="5F62CA46" w14:textId="77777777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Casing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BF6CF98" w14:textId="2F6BB957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1.endSuction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assy.casin</w:t>
            </w:r>
            <w:r w:rsidR="00552B23">
              <w:rPr>
                <w:rFonts w:ascii="Abadi" w:hAnsi="Abadi"/>
                <w:sz w:val="14"/>
                <w:szCs w:val="14"/>
              </w:rPr>
              <w:t>gM</w:t>
            </w:r>
            <w:r>
              <w:rPr>
                <w:rFonts w:ascii="Abadi" w:hAnsi="Abadi"/>
                <w:sz w:val="14"/>
                <w:szCs w:val="14"/>
              </w:rPr>
              <w:t>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1.endSuction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assy.casingMaterial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</w:t>
            </w:r>
            <w:r w:rsidR="00C43159">
              <w:rPr>
                <w:rFonts w:ascii="Abadi" w:hAnsi="Abadi"/>
                <w:sz w:val="14"/>
                <w:szCs w:val="14"/>
              </w:rPr>
              <w:t>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6F732" w14:textId="6E513DFC" w:rsidR="00026CE1" w:rsidRPr="00190222" w:rsidRDefault="00A658DE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Sealing Type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63878" w14:textId="49D5A922" w:rsidR="00026CE1" w:rsidRPr="00190222" w:rsidRDefault="00A658DE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1.sealing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_type”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1.sealing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_type”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A658DE" w:rsidRPr="00190222" w14:paraId="6FA6E3E2" w14:textId="77777777" w:rsidTr="00E81F8E">
        <w:tc>
          <w:tcPr>
            <w:tcW w:w="1260" w:type="dxa"/>
          </w:tcPr>
          <w:p w14:paraId="03A9E6DE" w14:textId="560646C2" w:rsidR="00A658DE" w:rsidRPr="00190222" w:rsidRDefault="00A658DE" w:rsidP="00A658D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-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280A720C" w14:textId="272E756F" w:rsidR="00A658DE" w:rsidRPr="00190222" w:rsidRDefault="00A658DE" w:rsidP="00A658D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EDF5" w14:textId="3F789A52" w:rsidR="00A658DE" w:rsidRPr="00190222" w:rsidRDefault="00A658DE" w:rsidP="00A658D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Sealing Material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A14D" w14:textId="6706303D" w:rsidR="00A658DE" w:rsidRPr="00190222" w:rsidRDefault="00A658DE" w:rsidP="00A658D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1.endSuction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assy.sealingMaterial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1.endSuction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assy.sealingMaterial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A658DE" w:rsidRPr="00190222" w14:paraId="6F4646F9" w14:textId="77777777" w:rsidTr="00E81F8E">
        <w:tc>
          <w:tcPr>
            <w:tcW w:w="1260" w:type="dxa"/>
          </w:tcPr>
          <w:p w14:paraId="708137EE" w14:textId="0EE60159" w:rsidR="00A658DE" w:rsidRPr="00190222" w:rsidRDefault="00A658DE" w:rsidP="00A658D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Shaft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284B95C8" w14:textId="7F6DB51A" w:rsidR="00A658DE" w:rsidRPr="00190222" w:rsidRDefault="00A658DE" w:rsidP="00A658D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1.shaftMaterial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1.shaftMaterial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DD7EB" w14:textId="2BC5B9B9" w:rsidR="00A658DE" w:rsidRPr="00190222" w:rsidRDefault="00A658DE" w:rsidP="00A658D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Case Wearing Ring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5066" w14:textId="08F9C0D5" w:rsidR="00A658DE" w:rsidRPr="00190222" w:rsidRDefault="00A658DE" w:rsidP="00A658D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</w:t>
            </w:r>
            <w:r w:rsidR="00205F88">
              <w:rPr>
                <w:rFonts w:ascii="Abadi" w:hAnsi="Abadi"/>
                <w:sz w:val="14"/>
                <w:szCs w:val="14"/>
              </w:rPr>
              <w:t>nonfire_pump_node-</w:t>
            </w:r>
            <w:proofErr w:type="gramStart"/>
            <w:r w:rsidR="00205F88">
              <w:rPr>
                <w:rFonts w:ascii="Abadi" w:hAnsi="Abadi"/>
                <w:sz w:val="14"/>
                <w:szCs w:val="14"/>
              </w:rPr>
              <w:t>1.endSuction</w:t>
            </w:r>
            <w:proofErr w:type="gramEnd"/>
            <w:r w:rsidR="00205F88">
              <w:rPr>
                <w:rFonts w:ascii="Abadi" w:hAnsi="Abadi"/>
                <w:sz w:val="14"/>
                <w:szCs w:val="14"/>
              </w:rPr>
              <w:t>_nonFire</w:t>
            </w:r>
            <w:r w:rsidR="00CE0548">
              <w:rPr>
                <w:rFonts w:ascii="Abadi" w:hAnsi="Abadi"/>
                <w:sz w:val="14"/>
                <w:szCs w:val="14"/>
              </w:rPr>
              <w:t>_</w:t>
            </w:r>
            <w:proofErr w:type="gramStart"/>
            <w:r w:rsidR="00CE0548">
              <w:rPr>
                <w:rFonts w:ascii="Abadi" w:hAnsi="Abadi"/>
                <w:sz w:val="14"/>
                <w:szCs w:val="14"/>
              </w:rPr>
              <w:t>assy</w:t>
            </w:r>
            <w:r w:rsidR="00901952">
              <w:rPr>
                <w:rFonts w:ascii="Abadi" w:hAnsi="Abadi"/>
                <w:sz w:val="14"/>
                <w:szCs w:val="14"/>
              </w:rPr>
              <w:t>.</w:t>
            </w:r>
            <w:r w:rsidR="000646C2">
              <w:rPr>
                <w:rFonts w:ascii="Abadi" w:hAnsi="Abadi"/>
                <w:sz w:val="14"/>
                <w:szCs w:val="14"/>
              </w:rPr>
              <w:t>caseWearRingMaterial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1.endSuction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assy.caseWearRingMaterial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A658DE" w:rsidRPr="00190222" w14:paraId="6EA3BB57" w14:textId="77777777" w:rsidTr="00E81F8E">
        <w:tc>
          <w:tcPr>
            <w:tcW w:w="1260" w:type="dxa"/>
          </w:tcPr>
          <w:p w14:paraId="761DAA47" w14:textId="60C683D2" w:rsidR="00A658DE" w:rsidRPr="00190222" w:rsidRDefault="00A658DE" w:rsidP="00A658D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Shaft Sleeve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B1A4E51" w14:textId="479DB584" w:rsidR="00A658DE" w:rsidRPr="00190222" w:rsidRDefault="00A658DE" w:rsidP="00A658D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1.shaft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_sleeve_material”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1.shaft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_sleeve_material”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6240" w14:textId="4C7AB7BF" w:rsidR="00A658DE" w:rsidRPr="00190222" w:rsidRDefault="00A658DE" w:rsidP="00A658D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Casing “O” Ring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0F95" w14:textId="037F4A7D" w:rsidR="00A658DE" w:rsidRPr="00190222" w:rsidRDefault="00A658DE" w:rsidP="00A658D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1.endSuction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</w:t>
            </w:r>
            <w:r w:rsidR="007727F2">
              <w:rPr>
                <w:rFonts w:ascii="Abadi" w:hAnsi="Abadi"/>
                <w:sz w:val="14"/>
                <w:szCs w:val="14"/>
              </w:rPr>
              <w:t>caseORingMaterial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1.endSuction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assy.caseORingMaterial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A658DE" w:rsidRPr="00190222" w14:paraId="1E6376D6" w14:textId="77777777" w:rsidTr="00A10FD3">
        <w:tc>
          <w:tcPr>
            <w:tcW w:w="1260" w:type="dxa"/>
          </w:tcPr>
          <w:p w14:paraId="1A56EE3F" w14:textId="506982A4" w:rsidR="00A658DE" w:rsidRDefault="00A658DE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Motor Bracket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13FEA142" w14:textId="74B27DAA" w:rsidR="00A658DE" w:rsidRDefault="00A658DE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1B2993" w14:textId="0DE97509" w:rsidR="00A658DE" w:rsidRDefault="00A658DE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Impelling Wear Ring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7D2790" w14:textId="0FEB15D8" w:rsidR="00A658DE" w:rsidRDefault="00DB2348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</w:t>
            </w:r>
            <w:r>
              <w:rPr>
                <w:rFonts w:ascii="Abadi" w:hAnsi="Abadi"/>
                <w:sz w:val="14"/>
                <w:szCs w:val="14"/>
              </w:rPr>
              <w:lastRenderedPageBreak/>
              <w:t>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1.endSuction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assy.impellerMaterialGA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1.endSuction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assy.impellerMaterialGA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A658DE" w:rsidRPr="00190222" w14:paraId="036E87CA" w14:textId="77777777" w:rsidTr="00A10FD3">
        <w:tc>
          <w:tcPr>
            <w:tcW w:w="1260" w:type="dxa"/>
          </w:tcPr>
          <w:p w14:paraId="0E5193E9" w14:textId="7C5887DB" w:rsidR="00A658DE" w:rsidRDefault="00A658DE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lastRenderedPageBreak/>
              <w:t>Seal Plate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AA413CE" w14:textId="03BCF81D" w:rsidR="00A658DE" w:rsidRDefault="00FA1383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-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A73F6" w14:textId="2076CCD1" w:rsidR="00A658DE" w:rsidRDefault="00A658DE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Flushing Lines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8AE96" w14:textId="66C5A195" w:rsidR="00A658DE" w:rsidRDefault="003A19B7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1.endSuction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assy.flushLinesMaterial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1.endSuction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assy.flushLinesMaterial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</w:tbl>
    <w:p w14:paraId="68D2BA12" w14:textId="77777777" w:rsidR="001556D3" w:rsidRPr="00190222" w:rsidRDefault="001556D3" w:rsidP="001556D3">
      <w:pPr>
        <w:spacing w:before="240" w:after="20"/>
        <w:rPr>
          <w:rFonts w:ascii="Abadi" w:hAnsi="Abadi"/>
          <w:b/>
          <w:bCs/>
          <w:sz w:val="16"/>
          <w:szCs w:val="16"/>
        </w:rPr>
      </w:pPr>
      <w:r w:rsidRPr="00190222">
        <w:rPr>
          <w:rFonts w:ascii="Abadi" w:hAnsi="Abadi"/>
          <w:b/>
          <w:bCs/>
          <w:sz w:val="16"/>
          <w:szCs w:val="16"/>
        </w:rPr>
        <w:t>Motor Data</w:t>
      </w:r>
    </w:p>
    <w:tbl>
      <w:tblPr>
        <w:tblStyle w:val="TableGrid"/>
        <w:tblW w:w="5040" w:type="dxa"/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</w:tblGrid>
      <w:tr w:rsidR="00026CE1" w:rsidRPr="00190222" w14:paraId="5EACBA18" w14:textId="77777777" w:rsidTr="00E81F8E">
        <w:tc>
          <w:tcPr>
            <w:tcW w:w="1260" w:type="dxa"/>
          </w:tcPr>
          <w:p w14:paraId="77392591" w14:textId="77777777" w:rsidR="00026CE1" w:rsidRPr="00190222" w:rsidRDefault="00026CE1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Power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663347E" w14:textId="54C219EF" w:rsidR="00026CE1" w:rsidRPr="00190222" w:rsidRDefault="00A13401" w:rsidP="00026CE1">
            <w:pPr>
              <w:rPr>
                <w:rFonts w:ascii="Abadi" w:hAnsi="Abadi"/>
                <w:sz w:val="14"/>
                <w:szCs w:val="14"/>
              </w:rPr>
            </w:pPr>
            <w:r w:rsidRPr="00A13401"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 w:rsidRPr="00A13401"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 w:rsidRPr="00A13401"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 w:rsidRPr="00A13401">
              <w:rPr>
                <w:rFonts w:ascii="Abadi" w:hAnsi="Abadi"/>
                <w:sz w:val="14"/>
                <w:szCs w:val="14"/>
              </w:rPr>
              <w:t>assy.allowedMotorPower</w:t>
            </w:r>
            <w:proofErr w:type="gramEnd"/>
            <w:r w:rsidRPr="00A13401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Pr="00A13401"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 w:rsidRPr="00A13401"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 w:rsidRPr="00A13401"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 w:rsidRPr="00A13401"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 w:rsidRPr="00A13401">
              <w:rPr>
                <w:rFonts w:ascii="Abadi" w:hAnsi="Abadi"/>
                <w:sz w:val="14"/>
                <w:szCs w:val="14"/>
              </w:rPr>
              <w:t>assy.allowedMotorPower</w:t>
            </w:r>
            <w:proofErr w:type="gramEnd"/>
            <w:r w:rsidRPr="00A13401">
              <w:rPr>
                <w:rFonts w:ascii="Abadi" w:hAnsi="Abadi"/>
                <w:sz w:val="14"/>
                <w:szCs w:val="14"/>
              </w:rPr>
              <w:t>”).value:"N/A</w:t>
            </w:r>
            <w:proofErr w:type="gramStart"/>
            <w:r w:rsidRPr="00A13401"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hp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1B9B1" w14:textId="2C639BA5" w:rsidR="00026CE1" w:rsidRPr="00190222" w:rsidRDefault="00A658DE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D6EB4" w14:textId="0456DD9D" w:rsidR="00026CE1" w:rsidRPr="00190222" w:rsidRDefault="00A658DE" w:rsidP="00026CE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-</w:t>
            </w:r>
          </w:p>
        </w:tc>
      </w:tr>
      <w:tr w:rsidR="00576C51" w:rsidRPr="00190222" w14:paraId="0782E088" w14:textId="77777777" w:rsidTr="00E81F8E">
        <w:tc>
          <w:tcPr>
            <w:tcW w:w="1260" w:type="dxa"/>
          </w:tcPr>
          <w:p w14:paraId="236C083B" w14:textId="77777777" w:rsidR="00576C51" w:rsidRPr="00190222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Phase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02848D4A" w14:textId="2D542F18" w:rsidR="00576C51" w:rsidRPr="00190222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</w:t>
            </w:r>
            <w:r w:rsidRPr="00273056">
              <w:rPr>
                <w:rFonts w:ascii="Abadi" w:hAnsi="Abadi"/>
                <w:sz w:val="14"/>
                <w:szCs w:val="14"/>
              </w:rPr>
              <w:t>nonfire_pump_node-</w:t>
            </w:r>
            <w:proofErr w:type="gramStart"/>
            <w:r w:rsidRPr="00273056"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 w:rsidRPr="00273056"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 w:rsidRPr="00273056">
              <w:rPr>
                <w:rFonts w:ascii="Abadi" w:hAnsi="Abadi"/>
                <w:sz w:val="14"/>
                <w:szCs w:val="14"/>
              </w:rPr>
              <w:t>assy.phase</w:t>
            </w:r>
            <w:proofErr w:type="gramEnd"/>
            <w:r w:rsidRPr="00273056">
              <w:rPr>
                <w:rFonts w:ascii="Abadi" w:hAnsi="Abadi"/>
                <w:sz w:val="14"/>
                <w:szCs w:val="14"/>
              </w:rPr>
              <w:t>_motor_i</w:t>
            </w:r>
            <w:r>
              <w:rPr>
                <w:rFonts w:ascii="Abadi" w:hAnsi="Abadi"/>
                <w:sz w:val="14"/>
                <w:szCs w:val="14"/>
              </w:rPr>
              <w:t>o”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</w:t>
            </w:r>
            <w:r w:rsidRPr="00273056">
              <w:rPr>
                <w:rFonts w:ascii="Abadi" w:hAnsi="Abadi"/>
                <w:sz w:val="14"/>
                <w:szCs w:val="14"/>
              </w:rPr>
              <w:t>nonfire_pump_node-</w:t>
            </w:r>
            <w:proofErr w:type="gramStart"/>
            <w:r w:rsidRPr="00273056"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 w:rsidRPr="00273056"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 w:rsidRPr="00273056">
              <w:rPr>
                <w:rFonts w:ascii="Abadi" w:hAnsi="Abadi"/>
                <w:sz w:val="14"/>
                <w:szCs w:val="14"/>
              </w:rPr>
              <w:t>assy.phase</w:t>
            </w:r>
            <w:proofErr w:type="gramEnd"/>
            <w:r w:rsidRPr="00273056">
              <w:rPr>
                <w:rFonts w:ascii="Abadi" w:hAnsi="Abadi"/>
                <w:sz w:val="14"/>
                <w:szCs w:val="14"/>
              </w:rPr>
              <w:t>_motor_i</w:t>
            </w:r>
            <w:r>
              <w:rPr>
                <w:rFonts w:ascii="Abadi" w:hAnsi="Abadi"/>
                <w:sz w:val="14"/>
                <w:szCs w:val="14"/>
              </w:rPr>
              <w:t>o”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CF8CB" w14:textId="77777777" w:rsidR="00576C51" w:rsidRPr="00190222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Efficiency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6456" w14:textId="67F14AE1" w:rsidR="00576C51" w:rsidRPr="00190222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assy.motorEfficencyRating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assy.motorEfficencyRating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%</w:t>
            </w:r>
          </w:p>
        </w:tc>
      </w:tr>
      <w:tr w:rsidR="00576C51" w:rsidRPr="00190222" w14:paraId="3B6B1297" w14:textId="77777777" w:rsidTr="00E81F8E">
        <w:tc>
          <w:tcPr>
            <w:tcW w:w="1260" w:type="dxa"/>
          </w:tcPr>
          <w:p w14:paraId="42EC781B" w14:textId="5C678449" w:rsidR="00576C51" w:rsidRPr="00190222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Frequency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04C88536" w14:textId="5F7C6828" w:rsidR="00576C51" w:rsidRPr="00190222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N/A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11E8" w14:textId="77777777" w:rsidR="00576C51" w:rsidRPr="00190222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Rating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AA7FB" w14:textId="5E4F07DE" w:rsidR="00576C51" w:rsidRPr="00190222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_efficiency”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_efficiency”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576C51" w:rsidRPr="00190222" w14:paraId="705105D4" w14:textId="77777777" w:rsidTr="00E81F8E">
        <w:tc>
          <w:tcPr>
            <w:tcW w:w="1260" w:type="dxa"/>
          </w:tcPr>
          <w:p w14:paraId="15B4EC7F" w14:textId="77777777" w:rsidR="00576C51" w:rsidRPr="00190222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Volts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58E17C1B" w14:textId="758838A9" w:rsidR="00576C51" w:rsidRPr="00190222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_voltage”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_voltage”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V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30BF2" w14:textId="77777777" w:rsidR="00576C51" w:rsidRPr="00190222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Enclosure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E3195" w14:textId="459D4D25" w:rsidR="00576C51" w:rsidRPr="00190222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_enclosure”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_enclosure”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576C51" w:rsidRPr="00190222" w14:paraId="43887747" w14:textId="77777777" w:rsidTr="00E81F8E">
        <w:tc>
          <w:tcPr>
            <w:tcW w:w="1260" w:type="dxa"/>
          </w:tcPr>
          <w:p w14:paraId="2A51F4EB" w14:textId="15F27711" w:rsidR="00576C51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RPM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252DB5D0" w14:textId="69721E13" w:rsidR="00576C51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</w:t>
            </w:r>
            <w:r>
              <w:rPr>
                <w:rFonts w:ascii="Abadi" w:hAnsi="Abadi"/>
                <w:sz w:val="14"/>
                <w:szCs w:val="14"/>
              </w:rPr>
              <w:lastRenderedPageBreak/>
              <w:t>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assy.speedRPM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assy.speedRPM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${</w:t>
            </w:r>
            <w:r w:rsidRPr="0029126C">
              <w:rPr>
                <w:sz w:val="14"/>
                <w:szCs w:val="14"/>
                <w:lang w:val="en-GB"/>
              </w:rPr>
              <w:t>#</w:t>
            </w:r>
            <w:proofErr w:type="gramStart"/>
            <w:r w:rsidRPr="0029126C">
              <w:rPr>
                <w:sz w:val="14"/>
                <w:szCs w:val="14"/>
                <w:lang w:val="en-GB"/>
              </w:rPr>
              <w:t>rotSpeedUom</w:t>
            </w:r>
            <w:r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A941" w14:textId="0C78936C" w:rsidR="00576C51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lastRenderedPageBreak/>
              <w:t>Manufacturer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E0165" w14:textId="360D68E3" w:rsidR="00576C51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</w:t>
            </w:r>
            <w:r>
              <w:rPr>
                <w:rFonts w:ascii="Abadi" w:hAnsi="Abadi"/>
                <w:sz w:val="14"/>
                <w:szCs w:val="14"/>
              </w:rPr>
              <w:lastRenderedPageBreak/>
              <w:t>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</w:t>
            </w:r>
            <w:r w:rsidRPr="00602328">
              <w:rPr>
                <w:rFonts w:ascii="Abadi" w:hAnsi="Abadi"/>
                <w:sz w:val="14"/>
                <w:szCs w:val="14"/>
              </w:rPr>
              <w:t>motor</w:t>
            </w:r>
            <w:proofErr w:type="gramEnd"/>
            <w:r w:rsidRPr="00602328">
              <w:rPr>
                <w:rFonts w:ascii="Abadi" w:hAnsi="Abadi"/>
                <w:sz w:val="14"/>
                <w:szCs w:val="14"/>
              </w:rPr>
              <w:t>_manufacturer</w:t>
            </w:r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_manufacturer”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576C51" w:rsidRPr="00190222" w14:paraId="4E95FF18" w14:textId="77777777" w:rsidTr="00E81F8E">
        <w:tc>
          <w:tcPr>
            <w:tcW w:w="1260" w:type="dxa"/>
          </w:tcPr>
          <w:p w14:paraId="2D5F59B7" w14:textId="0B8F9E0D" w:rsidR="00576C51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lastRenderedPageBreak/>
              <w:t>Frame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3E018D9C" w14:textId="5E36B1F2" w:rsidR="00576C51" w:rsidRDefault="00576C51" w:rsidP="00576C51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_frame”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_frame”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26220" w14:textId="77777777" w:rsidR="00576C51" w:rsidRDefault="00576C51" w:rsidP="00576C51">
            <w:pPr>
              <w:rPr>
                <w:rFonts w:ascii="Abadi" w:hAnsi="Abadi"/>
                <w:sz w:val="14"/>
                <w:szCs w:val="1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B5844" w14:textId="77777777" w:rsidR="00576C51" w:rsidRDefault="00576C51" w:rsidP="00576C51">
            <w:pPr>
              <w:rPr>
                <w:rFonts w:ascii="Abadi" w:hAnsi="Abadi"/>
                <w:sz w:val="14"/>
                <w:szCs w:val="14"/>
              </w:rPr>
            </w:pPr>
          </w:p>
        </w:tc>
      </w:tr>
    </w:tbl>
    <w:p w14:paraId="6F599B03" w14:textId="77777777" w:rsidR="001556D3" w:rsidRPr="00190222" w:rsidRDefault="001556D3" w:rsidP="001556D3">
      <w:pPr>
        <w:spacing w:before="240" w:after="20"/>
        <w:rPr>
          <w:rFonts w:ascii="Abadi" w:hAnsi="Abadi"/>
          <w:b/>
          <w:bCs/>
          <w:sz w:val="14"/>
          <w:szCs w:val="14"/>
        </w:rPr>
      </w:pPr>
      <w:r w:rsidRPr="00D57DE7">
        <w:rPr>
          <w:rFonts w:ascii="Abadi" w:hAnsi="Abadi"/>
          <w:b/>
          <w:bCs/>
          <w:sz w:val="16"/>
          <w:szCs w:val="16"/>
        </w:rPr>
        <w:t>Estimated Weights</w:t>
      </w:r>
    </w:p>
    <w:tbl>
      <w:tblPr>
        <w:tblStyle w:val="TableGrid"/>
        <w:tblW w:w="5040" w:type="dxa"/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</w:tblGrid>
      <w:tr w:rsidR="001556D3" w:rsidRPr="00190222" w14:paraId="332B086F" w14:textId="77777777" w:rsidTr="00E81F8E">
        <w:tc>
          <w:tcPr>
            <w:tcW w:w="1260" w:type="dxa"/>
          </w:tcPr>
          <w:p w14:paraId="5B9CABD0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190222">
              <w:rPr>
                <w:rFonts w:ascii="Abadi" w:hAnsi="Abadi"/>
                <w:sz w:val="14"/>
                <w:szCs w:val="14"/>
              </w:rPr>
              <w:t>Pump</w:t>
            </w:r>
          </w:p>
        </w:tc>
        <w:tc>
          <w:tcPr>
            <w:tcW w:w="1260" w:type="dxa"/>
          </w:tcPr>
          <w:p w14:paraId="24782FCB" w14:textId="6ED4D9B0" w:rsidR="001556D3" w:rsidRPr="00190222" w:rsidRDefault="00A53DCD" w:rsidP="00E81F8E">
            <w:pPr>
              <w:rPr>
                <w:rFonts w:ascii="Abadi" w:hAnsi="Abadi"/>
                <w:sz w:val="14"/>
                <w:szCs w:val="14"/>
              </w:rPr>
            </w:pPr>
            <w:r w:rsidRPr="00A53DCD">
              <w:rPr>
                <w:rFonts w:ascii="Abadi" w:hAnsi="Abadi"/>
                <w:sz w:val="14"/>
                <w:szCs w:val="14"/>
              </w:rPr>
              <w:t>${getConfigurationAttribute(“nonfire_pump_node-1.</w:t>
            </w:r>
            <w:r>
              <w:rPr>
                <w:rFonts w:ascii="Abadi" w:hAnsi="Abadi"/>
                <w:sz w:val="14"/>
                <w:szCs w:val="14"/>
              </w:rPr>
              <w:t>endSuction</w:t>
            </w:r>
            <w:r w:rsidRPr="00A53DCD">
              <w:rPr>
                <w:rFonts w:ascii="Abadi" w:hAnsi="Abadi"/>
                <w:sz w:val="14"/>
                <w:szCs w:val="14"/>
              </w:rPr>
              <w:t>_nonFire_assy.</w:t>
            </w:r>
            <w:r w:rsidR="007727F2">
              <w:rPr>
                <w:rFonts w:ascii="Abadi" w:hAnsi="Abadi"/>
                <w:sz w:val="14"/>
                <w:szCs w:val="14"/>
              </w:rPr>
              <w:t>endSuctionWeight</w:t>
            </w:r>
            <w:r w:rsidRPr="00A53DCD">
              <w:rPr>
                <w:rFonts w:ascii="Abadi" w:hAnsi="Abadi"/>
                <w:sz w:val="14"/>
                <w:szCs w:val="14"/>
              </w:rPr>
              <w:t>”)!=null?getConfigurationAttribute(“nonfire_pump_node-1.endSuction_nonFire_assy.endSuctionWeight”)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 w:rsidRPr="00A53DCD">
              <w:rPr>
                <w:rFonts w:ascii="Abadi" w:hAnsi="Abadi"/>
                <w:sz w:val="14"/>
                <w:szCs w:val="14"/>
              </w:rPr>
              <w:t>"N/A"}$</w:t>
            </w:r>
            <w:r w:rsidR="007C7824">
              <w:rPr>
                <w:rFonts w:ascii="Abadi" w:hAnsi="Abadi"/>
                <w:sz w:val="14"/>
                <w:szCs w:val="14"/>
              </w:rPr>
              <w:t xml:space="preserve"> </w:t>
            </w:r>
            <w:r w:rsidR="001412DB" w:rsidRPr="001412DB">
              <w:rPr>
                <w:rFonts w:ascii="Abadi" w:hAnsi="Abadi"/>
                <w:sz w:val="14"/>
                <w:szCs w:val="14"/>
              </w:rPr>
              <w:t>${getConfigurationAttribute(“needs_node-1.needs_uom_pos.uomMass”)!=null?getConfigurationAttribute(“needs_node-1.needs_uom_pos.uomMass”).value:"N/A"}$</w:t>
            </w:r>
          </w:p>
        </w:tc>
        <w:tc>
          <w:tcPr>
            <w:tcW w:w="1260" w:type="dxa"/>
          </w:tcPr>
          <w:p w14:paraId="31CE416F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190222">
              <w:rPr>
                <w:rFonts w:ascii="Abadi" w:hAnsi="Abadi"/>
                <w:sz w:val="14"/>
                <w:szCs w:val="14"/>
              </w:rPr>
              <w:t>Driver</w:t>
            </w:r>
          </w:p>
        </w:tc>
        <w:tc>
          <w:tcPr>
            <w:tcW w:w="1260" w:type="dxa"/>
          </w:tcPr>
          <w:p w14:paraId="50B10C20" w14:textId="1E3B14B7" w:rsidR="001556D3" w:rsidRPr="00190222" w:rsidRDefault="00A53DCD" w:rsidP="00E81F8E">
            <w:pPr>
              <w:rPr>
                <w:rFonts w:ascii="Abadi" w:hAnsi="Abadi"/>
                <w:sz w:val="14"/>
                <w:szCs w:val="14"/>
              </w:rPr>
            </w:pPr>
            <w:r w:rsidRPr="00A53DCD">
              <w:rPr>
                <w:rFonts w:ascii="Abadi" w:hAnsi="Abadi"/>
                <w:sz w:val="14"/>
                <w:szCs w:val="14"/>
              </w:rPr>
              <w:t>${getConfigurationAttribute(“nonfire_pump_node-1.motor_nonFire_assy.motorWt”)!=null?getConfigurationAttribute(“nonfire_pump_node-1.motor_nonFire_assy.motorWt”)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 w:rsidRPr="00A53DCD">
              <w:rPr>
                <w:rFonts w:ascii="Abadi" w:hAnsi="Abadi"/>
                <w:sz w:val="14"/>
                <w:szCs w:val="14"/>
              </w:rPr>
              <w:t>"N/A"}$</w:t>
            </w:r>
            <w:r w:rsidR="007C7824">
              <w:rPr>
                <w:rFonts w:ascii="Abadi" w:hAnsi="Abadi"/>
                <w:sz w:val="14"/>
                <w:szCs w:val="14"/>
              </w:rPr>
              <w:t xml:space="preserve"> </w:t>
            </w:r>
            <w:r w:rsidR="001412DB" w:rsidRPr="001412DB">
              <w:rPr>
                <w:rFonts w:ascii="Abadi" w:hAnsi="Abadi"/>
                <w:sz w:val="14"/>
                <w:szCs w:val="14"/>
              </w:rPr>
              <w:t>${getConfigurationAttribute(“needs_node-1.needs_uom_pos.uomMass”)!=null?getConfigurationAttribute(“needs_node-1.needs_uom_pos.uomMass”).value:"N/A"}$</w:t>
            </w:r>
          </w:p>
        </w:tc>
      </w:tr>
      <w:tr w:rsidR="001556D3" w:rsidRPr="00190222" w14:paraId="6232FBFE" w14:textId="77777777" w:rsidTr="00E81F8E">
        <w:tc>
          <w:tcPr>
            <w:tcW w:w="1260" w:type="dxa"/>
          </w:tcPr>
          <w:p w14:paraId="6993AB3B" w14:textId="77777777" w:rsidR="001556D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Total</w:t>
            </w:r>
          </w:p>
        </w:tc>
        <w:tc>
          <w:tcPr>
            <w:tcW w:w="1260" w:type="dxa"/>
          </w:tcPr>
          <w:p w14:paraId="611CD704" w14:textId="69AD20EC" w:rsidR="001556D3" w:rsidRPr="00190222" w:rsidRDefault="00A53DCD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${getConfigurationAttribute(“nonfire_pump_node-1.totalWt”)!=null?getConfigurationAttribute(“nonfire_pump_node-1.totalWt”)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>
              <w:rPr>
                <w:rFonts w:ascii="Abadi" w:hAnsi="Abadi"/>
                <w:sz w:val="14"/>
                <w:szCs w:val="14"/>
              </w:rPr>
              <w:t>"N/A"}$</w:t>
            </w:r>
            <w:r w:rsidR="007C7824">
              <w:rPr>
                <w:rFonts w:ascii="Abadi" w:hAnsi="Abadi"/>
                <w:sz w:val="14"/>
                <w:szCs w:val="14"/>
              </w:rPr>
              <w:t xml:space="preserve"> </w:t>
            </w:r>
            <w:r w:rsidR="001412DB" w:rsidRPr="001412DB">
              <w:rPr>
                <w:rFonts w:ascii="Abadi" w:hAnsi="Abadi"/>
                <w:sz w:val="14"/>
                <w:szCs w:val="14"/>
              </w:rPr>
              <w:t>${getConfigurationAttribute(“needs_node-1.needs_uom_pos.uomMass”)!=null?getConfigurationAttribute(“needs_node-1.needs_uom_pos.uomMass”).value:"N/A"}$</w:t>
            </w:r>
          </w:p>
        </w:tc>
        <w:tc>
          <w:tcPr>
            <w:tcW w:w="2520" w:type="dxa"/>
            <w:gridSpan w:val="2"/>
          </w:tcPr>
          <w:p w14:paraId="2A719377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</w:p>
        </w:tc>
      </w:tr>
    </w:tbl>
    <w:p w14:paraId="58FA2F37" w14:textId="77777777" w:rsidR="001556D3" w:rsidRPr="00190222" w:rsidRDefault="001556D3" w:rsidP="001556D3">
      <w:pPr>
        <w:spacing w:before="240" w:after="0" w:line="240" w:lineRule="auto"/>
        <w:rPr>
          <w:rFonts w:ascii="Abadi" w:hAnsi="Abadi"/>
          <w:b/>
          <w:bCs/>
          <w:sz w:val="14"/>
          <w:szCs w:val="14"/>
        </w:rPr>
      </w:pPr>
      <w:r w:rsidRPr="00190222">
        <w:rPr>
          <w:rFonts w:ascii="Abadi" w:hAnsi="Abadi"/>
          <w:b/>
          <w:bCs/>
          <w:sz w:val="16"/>
          <w:szCs w:val="16"/>
        </w:rPr>
        <w:t>Additional Options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</w:tblGrid>
      <w:tr w:rsidR="001556D3" w:rsidRPr="00190222" w14:paraId="3783B364" w14:textId="77777777" w:rsidTr="00E81F8E">
        <w:tc>
          <w:tcPr>
            <w:tcW w:w="5040" w:type="dxa"/>
          </w:tcPr>
          <w:p w14:paraId="10F2390F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</w:p>
        </w:tc>
      </w:tr>
    </w:tbl>
    <w:p w14:paraId="332D6910" w14:textId="624137CF" w:rsidR="001556D3" w:rsidRDefault="001556D3" w:rsidP="001556D3">
      <w:r>
        <w:t>$</w:t>
      </w:r>
      <w:proofErr w:type="gramStart"/>
      <w:r w:rsidRPr="00224947">
        <w:rPr>
          <w:highlight w:val="yellow"/>
        </w:rPr>
        <w:t>elseif</w:t>
      </w:r>
      <w:r>
        <w:t>{</w:t>
      </w:r>
      <w:proofErr w:type="gramEnd"/>
      <w:r>
        <w:t>#pumpProductLine=</w:t>
      </w:r>
      <w:proofErr w:type="gramStart"/>
      <w:r>
        <w:t>=”inline</w:t>
      </w:r>
      <w:proofErr w:type="gramEnd"/>
      <w:r>
        <w:t>” &amp;&amp; pumpType == “red</w:t>
      </w:r>
      <w:proofErr w:type="gramStart"/>
      <w:r>
        <w:t>”}$</w:t>
      </w:r>
      <w:proofErr w:type="gramEnd"/>
    </w:p>
    <w:p w14:paraId="0B54502B" w14:textId="0FAC2A7A" w:rsidR="009B5293" w:rsidRPr="00F42215" w:rsidRDefault="009B5293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$define{#headUomV=getConfigurationAttribute("n</w:t>
      </w:r>
      <w:r w:rsidR="009E7FE8" w:rsidRPr="00F42215">
        <w:rPr>
          <w:rFonts w:ascii="Abadi" w:hAnsi="Abadi"/>
          <w:sz w:val="14"/>
          <w:szCs w:val="14"/>
        </w:rPr>
        <w:t>eeds</w:t>
      </w:r>
      <w:r w:rsidRPr="00F42215">
        <w:rPr>
          <w:rFonts w:ascii="Abadi" w:hAnsi="Abadi"/>
          <w:sz w:val="14"/>
          <w:szCs w:val="14"/>
        </w:rPr>
        <w:t>_node-</w:t>
      </w:r>
      <w:proofErr w:type="gramStart"/>
      <w:r w:rsidRPr="00F42215">
        <w:rPr>
          <w:rFonts w:ascii="Abadi" w:hAnsi="Abadi"/>
          <w:sz w:val="14"/>
          <w:szCs w:val="14"/>
        </w:rPr>
        <w:t>1.uomHead</w:t>
      </w:r>
      <w:r w:rsidR="00B53A6D" w:rsidRPr="00F42215">
        <w:rPr>
          <w:rFonts w:ascii="Abadi" w:hAnsi="Abadi"/>
          <w:sz w:val="14"/>
          <w:szCs w:val="14"/>
        </w:rPr>
        <w:t>Default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3C944582" w14:textId="79F498C3" w:rsidR="009B5293" w:rsidRPr="00F42215" w:rsidRDefault="009B5293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#headUom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headUomV!=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headUomV.value!=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#headUomV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26035516" w14:textId="77777777" w:rsidR="006F4693" w:rsidRDefault="009B5293" w:rsidP="006F4693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$define{#flowUomV=getConfigurationAttribute("</w:t>
      </w:r>
      <w:r w:rsidR="009E7FE8" w:rsidRPr="00F42215">
        <w:rPr>
          <w:rFonts w:ascii="Abadi" w:hAnsi="Abadi"/>
          <w:sz w:val="14"/>
          <w:szCs w:val="14"/>
        </w:rPr>
        <w:t>needs</w:t>
      </w:r>
      <w:r w:rsidRPr="00F42215">
        <w:rPr>
          <w:rFonts w:ascii="Abadi" w:hAnsi="Abadi"/>
          <w:sz w:val="14"/>
          <w:szCs w:val="14"/>
        </w:rPr>
        <w:t>_node-</w:t>
      </w:r>
      <w:proofErr w:type="gramStart"/>
      <w:r w:rsidRPr="00F42215">
        <w:rPr>
          <w:rFonts w:ascii="Abadi" w:hAnsi="Abadi"/>
          <w:sz w:val="14"/>
          <w:szCs w:val="14"/>
        </w:rPr>
        <w:t>1.uomFlowRateDefault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1F3B556F" w14:textId="35209774" w:rsidR="009B5293" w:rsidRPr="00F42215" w:rsidRDefault="006F4693" w:rsidP="00F42215">
      <w:pPr>
        <w:spacing w:after="0"/>
        <w:rPr>
          <w:rFonts w:ascii="Abadi" w:hAnsi="Abadi"/>
          <w:sz w:val="14"/>
          <w:szCs w:val="14"/>
        </w:rPr>
      </w:pPr>
      <w:r>
        <w:rPr>
          <w:rFonts w:ascii="Abadi" w:hAnsi="Abadi"/>
          <w:sz w:val="14"/>
          <w:szCs w:val="14"/>
        </w:rPr>
        <w:t>$define{#motorManufacturer=getConfigurationAttribute(“fire_pump_node-</w:t>
      </w:r>
      <w:proofErr w:type="gramStart"/>
      <w:r>
        <w:rPr>
          <w:rFonts w:ascii="Abadi" w:hAnsi="Abadi"/>
          <w:sz w:val="14"/>
          <w:szCs w:val="14"/>
        </w:rPr>
        <w:t>1.motorMFG</w:t>
      </w:r>
      <w:proofErr w:type="gramEnd"/>
      <w:r>
        <w:rPr>
          <w:rFonts w:ascii="Abadi" w:hAnsi="Abadi"/>
          <w:sz w:val="14"/>
          <w:szCs w:val="14"/>
        </w:rPr>
        <w:t>”</w:t>
      </w:r>
      <w:proofErr w:type="gramStart"/>
      <w:r>
        <w:rPr>
          <w:rFonts w:ascii="Abadi" w:hAnsi="Abadi"/>
          <w:sz w:val="14"/>
          <w:szCs w:val="14"/>
        </w:rPr>
        <w:t>)}$</w:t>
      </w:r>
      <w:proofErr w:type="gramEnd"/>
    </w:p>
    <w:p w14:paraId="4249488F" w14:textId="7739118A" w:rsidR="009B5293" w:rsidRPr="00F42215" w:rsidRDefault="009B5293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#flowUom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flowUomV!=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flowUomV.value!=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#flowUomV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1071697F" w14:textId="23ED6748" w:rsidR="009B5293" w:rsidRPr="00F42215" w:rsidRDefault="009B5293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lastRenderedPageBreak/>
        <w:t>$define{#rotSpeedUomV=getConfigurationAttribute("n</w:t>
      </w:r>
      <w:r w:rsidR="00642896" w:rsidRPr="00F42215">
        <w:rPr>
          <w:rFonts w:ascii="Abadi" w:hAnsi="Abadi"/>
          <w:sz w:val="14"/>
          <w:szCs w:val="14"/>
        </w:rPr>
        <w:t>eeds</w:t>
      </w:r>
      <w:r w:rsidRPr="00F42215">
        <w:rPr>
          <w:rFonts w:ascii="Abadi" w:hAnsi="Abadi"/>
          <w:sz w:val="14"/>
          <w:szCs w:val="14"/>
        </w:rPr>
        <w:t>_node-</w:t>
      </w:r>
      <w:proofErr w:type="gramStart"/>
      <w:r w:rsidRPr="00F42215">
        <w:rPr>
          <w:rFonts w:ascii="Abadi" w:hAnsi="Abadi"/>
          <w:sz w:val="14"/>
          <w:szCs w:val="14"/>
        </w:rPr>
        <w:t>1.uomRotationalSpeed</w:t>
      </w:r>
      <w:r w:rsidR="00642896" w:rsidRPr="00F42215">
        <w:rPr>
          <w:rFonts w:ascii="Abadi" w:hAnsi="Abadi"/>
          <w:sz w:val="14"/>
          <w:szCs w:val="14"/>
        </w:rPr>
        <w:t>Default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69E8F4EA" w14:textId="6409529A" w:rsidR="009B5293" w:rsidRPr="00F42215" w:rsidRDefault="009B5293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#rotSpeedUom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rotSpeedUomV!=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rotSpeedUomV.value!=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#rotSpeedUomV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2908B5A9" w14:textId="0485018B" w:rsidR="009B5293" w:rsidRPr="00F42215" w:rsidRDefault="009B5293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$define{#tempUomV=getConfigurationAttribute("n</w:t>
      </w:r>
      <w:r w:rsidR="00642896" w:rsidRPr="00F42215">
        <w:rPr>
          <w:rFonts w:ascii="Abadi" w:hAnsi="Abadi"/>
          <w:sz w:val="14"/>
          <w:szCs w:val="14"/>
        </w:rPr>
        <w:t>eeds</w:t>
      </w:r>
      <w:r w:rsidRPr="00F42215">
        <w:rPr>
          <w:rFonts w:ascii="Abadi" w:hAnsi="Abadi"/>
          <w:sz w:val="14"/>
          <w:szCs w:val="14"/>
        </w:rPr>
        <w:t>_node-</w:t>
      </w:r>
      <w:proofErr w:type="gramStart"/>
      <w:r w:rsidRPr="00F42215">
        <w:rPr>
          <w:rFonts w:ascii="Abadi" w:hAnsi="Abadi"/>
          <w:sz w:val="14"/>
          <w:szCs w:val="14"/>
        </w:rPr>
        <w:t>1.uomTemperature</w:t>
      </w:r>
      <w:r w:rsidR="00F42215" w:rsidRPr="00F42215">
        <w:rPr>
          <w:rFonts w:ascii="Abadi" w:hAnsi="Abadi"/>
          <w:sz w:val="14"/>
          <w:szCs w:val="14"/>
        </w:rPr>
        <w:t>Default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4E2DE983" w14:textId="6C23D36F" w:rsidR="009B5293" w:rsidRPr="00F42215" w:rsidRDefault="009B5293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#tempUom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tempUomV!=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tempUomV.value!=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#tempUomV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52642D9E" w14:textId="7B305455" w:rsidR="009B5293" w:rsidRPr="00F42215" w:rsidRDefault="009B5293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$define{#lengthUomV=getConfigurationAttribute("n</w:t>
      </w:r>
      <w:r w:rsidR="00F42215" w:rsidRPr="00F42215">
        <w:rPr>
          <w:rFonts w:ascii="Abadi" w:hAnsi="Abadi"/>
          <w:sz w:val="14"/>
          <w:szCs w:val="14"/>
        </w:rPr>
        <w:t>eeds</w:t>
      </w:r>
      <w:r w:rsidRPr="00F42215">
        <w:rPr>
          <w:rFonts w:ascii="Abadi" w:hAnsi="Abadi"/>
          <w:sz w:val="14"/>
          <w:szCs w:val="14"/>
        </w:rPr>
        <w:t>_node-</w:t>
      </w:r>
      <w:proofErr w:type="gramStart"/>
      <w:r w:rsidRPr="00F42215">
        <w:rPr>
          <w:rFonts w:ascii="Abadi" w:hAnsi="Abadi"/>
          <w:sz w:val="14"/>
          <w:szCs w:val="14"/>
        </w:rPr>
        <w:t>1.uomLength</w:t>
      </w:r>
      <w:r w:rsidR="00F42215" w:rsidRPr="00F42215">
        <w:rPr>
          <w:rFonts w:ascii="Abadi" w:hAnsi="Abadi"/>
          <w:sz w:val="14"/>
          <w:szCs w:val="14"/>
        </w:rPr>
        <w:t>Default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6836D6DF" w14:textId="1E9722BB" w:rsidR="009B5293" w:rsidRPr="00F42215" w:rsidRDefault="009B5293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#lengthUom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lengthUomV!=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lengthUomV.value!=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#lengthUomV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1B3996A1" w14:textId="77777777" w:rsidR="009B5293" w:rsidRDefault="009B5293" w:rsidP="001556D3"/>
    <w:p w14:paraId="70246936" w14:textId="7F3FD994" w:rsidR="001556D3" w:rsidRPr="00190222" w:rsidRDefault="00C80673" w:rsidP="001556D3">
      <w:pPr>
        <w:spacing w:before="240" w:after="20"/>
        <w:rPr>
          <w:rFonts w:ascii="Abadi" w:hAnsi="Abadi"/>
          <w:b/>
          <w:bCs/>
          <w:sz w:val="14"/>
          <w:szCs w:val="14"/>
        </w:rPr>
      </w:pPr>
      <w:r>
        <w:rPr>
          <w:rFonts w:ascii="Abadi" w:hAnsi="Abadi"/>
          <w:b/>
          <w:bCs/>
          <w:sz w:val="16"/>
          <w:szCs w:val="16"/>
        </w:rPr>
        <w:t xml:space="preserve">3 </w:t>
      </w:r>
      <w:r w:rsidR="001556D3" w:rsidRPr="00190222">
        <w:rPr>
          <w:rFonts w:ascii="Abadi" w:hAnsi="Abadi"/>
          <w:b/>
          <w:bCs/>
          <w:sz w:val="16"/>
          <w:szCs w:val="16"/>
        </w:rPr>
        <w:t>Pump Data</w:t>
      </w:r>
    </w:p>
    <w:tbl>
      <w:tblPr>
        <w:tblStyle w:val="TableGrid"/>
        <w:tblW w:w="5040" w:type="dxa"/>
        <w:tblLayout w:type="fixed"/>
        <w:tblLook w:val="04A0" w:firstRow="1" w:lastRow="0" w:firstColumn="1" w:lastColumn="0" w:noHBand="0" w:noVBand="1"/>
      </w:tblPr>
      <w:tblGrid>
        <w:gridCol w:w="1260"/>
        <w:gridCol w:w="1175"/>
        <w:gridCol w:w="1345"/>
        <w:gridCol w:w="1260"/>
      </w:tblGrid>
      <w:tr w:rsidR="001556D3" w:rsidRPr="00190222" w14:paraId="7345338F" w14:textId="77777777" w:rsidTr="00E81F8E">
        <w:tc>
          <w:tcPr>
            <w:tcW w:w="1260" w:type="dxa"/>
          </w:tcPr>
          <w:p w14:paraId="3FE5287A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Series</w:t>
            </w:r>
          </w:p>
        </w:tc>
        <w:tc>
          <w:tcPr>
            <w:tcW w:w="1175" w:type="dxa"/>
          </w:tcPr>
          <w:p w14:paraId="554EA91C" w14:textId="335C7B6E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</w:t>
            </w:r>
            <w:r w:rsidR="004B5EC9" w:rsidRPr="004B5EC9">
              <w:rPr>
                <w:rFonts w:ascii="Abadi" w:hAnsi="Abadi"/>
                <w:sz w:val="14"/>
                <w:szCs w:val="14"/>
              </w:rPr>
              <w:t>fire_pump_node-1.rp_pumpSeries</w:t>
            </w:r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</w:t>
            </w:r>
            <w:r w:rsidR="004B5EC9" w:rsidRPr="004B5EC9">
              <w:rPr>
                <w:rFonts w:ascii="Abadi" w:hAnsi="Abadi"/>
                <w:sz w:val="14"/>
                <w:szCs w:val="14"/>
              </w:rPr>
              <w:t>fire_pump_node-1.rp_pumpSeries</w:t>
            </w:r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7A60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Liquid Type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5A199" w14:textId="4D50976C" w:rsidR="001556D3" w:rsidRPr="00190222" w:rsidRDefault="002824FA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1.liquidMedium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1.liquidMedium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418F1F3E" w14:textId="77777777" w:rsidTr="00E81F8E">
        <w:tc>
          <w:tcPr>
            <w:tcW w:w="1260" w:type="dxa"/>
          </w:tcPr>
          <w:p w14:paraId="40D7F201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Model</w:t>
            </w:r>
          </w:p>
        </w:tc>
        <w:tc>
          <w:tcPr>
            <w:tcW w:w="1175" w:type="dxa"/>
          </w:tcPr>
          <w:p w14:paraId="376BF059" w14:textId="6325FE47" w:rsidR="001556D3" w:rsidRPr="00190222" w:rsidRDefault="00513E78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1.pumpModel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1.pumpModel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053F5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Discharge Size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1BEBD" w14:textId="5071E791" w:rsidR="001556D3" w:rsidRPr="00190222" w:rsidRDefault="002824FA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1.dischargeSize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1.dischargeSize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${</w:t>
            </w:r>
            <w:r w:rsidRPr="00D97D90">
              <w:rPr>
                <w:sz w:val="14"/>
                <w:szCs w:val="14"/>
                <w:lang w:val="en-GB"/>
              </w:rPr>
              <w:t>#</w:t>
            </w:r>
            <w:proofErr w:type="gramStart"/>
            <w:r w:rsidRPr="00D97D90">
              <w:rPr>
                <w:sz w:val="14"/>
                <w:szCs w:val="14"/>
                <w:lang w:val="en-GB"/>
              </w:rPr>
              <w:t>lengthUom</w:t>
            </w:r>
            <w:r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</w:tr>
      <w:tr w:rsidR="001556D3" w:rsidRPr="00190222" w14:paraId="5C5A98EF" w14:textId="77777777" w:rsidTr="00E81F8E">
        <w:tc>
          <w:tcPr>
            <w:tcW w:w="1260" w:type="dxa"/>
          </w:tcPr>
          <w:p w14:paraId="2AAE6B69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Size</w:t>
            </w:r>
          </w:p>
        </w:tc>
        <w:tc>
          <w:tcPr>
            <w:tcW w:w="1175" w:type="dxa"/>
          </w:tcPr>
          <w:p w14:paraId="005B657A" w14:textId="58C60D94" w:rsidR="001556D3" w:rsidRPr="00190222" w:rsidRDefault="00513E78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_size”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_size”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0B3FD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Suction Size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D35E" w14:textId="15D1CA79" w:rsidR="005B4DDC" w:rsidRPr="00190222" w:rsidRDefault="000B0A1F" w:rsidP="005B4DDC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1.suctionSize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1.suctionSize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${</w:t>
            </w:r>
            <w:r w:rsidRPr="00D97D90">
              <w:rPr>
                <w:sz w:val="14"/>
                <w:szCs w:val="14"/>
                <w:lang w:val="en-GB"/>
              </w:rPr>
              <w:t>#</w:t>
            </w:r>
            <w:proofErr w:type="gramStart"/>
            <w:r w:rsidRPr="00D97D90">
              <w:rPr>
                <w:sz w:val="14"/>
                <w:szCs w:val="14"/>
                <w:lang w:val="en-GB"/>
              </w:rPr>
              <w:t>lengthUom</w:t>
            </w:r>
            <w:r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</w:tr>
      <w:tr w:rsidR="001556D3" w:rsidRPr="00190222" w14:paraId="1B7454CC" w14:textId="77777777" w:rsidTr="00E81F8E">
        <w:tc>
          <w:tcPr>
            <w:tcW w:w="1260" w:type="dxa"/>
          </w:tcPr>
          <w:p w14:paraId="1AA9F639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Flow</w:t>
            </w:r>
          </w:p>
        </w:tc>
        <w:tc>
          <w:tcPr>
            <w:tcW w:w="1175" w:type="dxa"/>
          </w:tcPr>
          <w:p w14:paraId="0557A3AE" w14:textId="12475731" w:rsidR="001556D3" w:rsidRPr="00190222" w:rsidRDefault="002824FA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1.flowRate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1.flowRate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${#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flowUom}$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FBD1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Impeller Diameter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F3DD8" w14:textId="48CD5424" w:rsidR="001556D3" w:rsidRPr="00190222" w:rsidRDefault="000B0A1F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1.impellerDiameter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1.impellerDiameter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${</w:t>
            </w:r>
            <w:r w:rsidRPr="00D97D90">
              <w:rPr>
                <w:sz w:val="14"/>
                <w:szCs w:val="14"/>
                <w:lang w:val="en-GB"/>
              </w:rPr>
              <w:t>#</w:t>
            </w:r>
            <w:proofErr w:type="gramStart"/>
            <w:r w:rsidRPr="00D97D90">
              <w:rPr>
                <w:sz w:val="14"/>
                <w:szCs w:val="14"/>
                <w:lang w:val="en-GB"/>
              </w:rPr>
              <w:t>lengthUom</w:t>
            </w:r>
            <w:r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</w:tr>
      <w:tr w:rsidR="001556D3" w:rsidRPr="00190222" w14:paraId="378C69C4" w14:textId="77777777" w:rsidTr="00E81F8E">
        <w:tc>
          <w:tcPr>
            <w:tcW w:w="1260" w:type="dxa"/>
          </w:tcPr>
          <w:p w14:paraId="58E5DAF8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Rated Pressure</w:t>
            </w:r>
          </w:p>
        </w:tc>
        <w:tc>
          <w:tcPr>
            <w:tcW w:w="1175" w:type="dxa"/>
          </w:tcPr>
          <w:p w14:paraId="050E332A" w14:textId="08EB2069" w:rsidR="001556D3" w:rsidRPr="00190222" w:rsidRDefault="002824FA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1.MAWP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1.MAWP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 }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$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8849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Connection Type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20A92" w14:textId="59827235" w:rsidR="001556D3" w:rsidRPr="00190222" w:rsidRDefault="000B0A1F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1.flangeRating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1.flangeRating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45262137" w14:textId="77777777" w:rsidTr="00E81F8E">
        <w:tc>
          <w:tcPr>
            <w:tcW w:w="1260" w:type="dxa"/>
          </w:tcPr>
          <w:p w14:paraId="20C25F2B" w14:textId="77777777" w:rsidR="001556D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Rotation</w:t>
            </w:r>
          </w:p>
        </w:tc>
        <w:tc>
          <w:tcPr>
            <w:tcW w:w="1175" w:type="dxa"/>
          </w:tcPr>
          <w:p w14:paraId="5BC9BBBA" w14:textId="618D0901" w:rsidR="001556D3" w:rsidRPr="00190222" w:rsidRDefault="002824FA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1.rotation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1.rotation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B6DE" w14:textId="77777777" w:rsidR="001556D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Base Type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5CDC" w14:textId="783415B5" w:rsidR="001556D3" w:rsidRPr="00190222" w:rsidRDefault="000B0A1F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1.base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_type”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1.base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_type”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</w:tbl>
    <w:p w14:paraId="62D504C8" w14:textId="77777777" w:rsidR="001556D3" w:rsidRPr="00190222" w:rsidRDefault="001556D3" w:rsidP="001556D3">
      <w:pPr>
        <w:spacing w:before="240" w:after="20"/>
        <w:rPr>
          <w:rFonts w:ascii="Abadi" w:hAnsi="Abadi"/>
          <w:b/>
          <w:bCs/>
          <w:sz w:val="16"/>
          <w:szCs w:val="16"/>
        </w:rPr>
      </w:pPr>
      <w:r w:rsidRPr="00190222">
        <w:rPr>
          <w:rFonts w:ascii="Abadi" w:hAnsi="Abadi"/>
          <w:b/>
          <w:bCs/>
          <w:sz w:val="16"/>
          <w:szCs w:val="16"/>
        </w:rPr>
        <w:t>Pump Materials of Construction</w:t>
      </w:r>
    </w:p>
    <w:tbl>
      <w:tblPr>
        <w:tblStyle w:val="TableGrid"/>
        <w:tblW w:w="5040" w:type="dxa"/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</w:tblGrid>
      <w:tr w:rsidR="001556D3" w:rsidRPr="00190222" w14:paraId="4B2A8584" w14:textId="77777777" w:rsidTr="00E81F8E">
        <w:tc>
          <w:tcPr>
            <w:tcW w:w="1260" w:type="dxa"/>
          </w:tcPr>
          <w:p w14:paraId="212569A4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Pump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33526B28" w14:textId="6EFF53A7" w:rsidR="001556D3" w:rsidRPr="00190222" w:rsidRDefault="00642447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</w:t>
            </w:r>
            <w:r>
              <w:rPr>
                <w:rFonts w:ascii="Abadi" w:hAnsi="Abadi"/>
                <w:sz w:val="14"/>
                <w:szCs w:val="14"/>
              </w:rPr>
              <w:lastRenderedPageBreak/>
              <w:t>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5A84E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lastRenderedPageBreak/>
              <w:t>Shaft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6C32E" w14:textId="792FE4DF" w:rsidR="001556D3" w:rsidRPr="00190222" w:rsidRDefault="00642447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1.shaftMaterial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</w:t>
            </w:r>
            <w:r>
              <w:rPr>
                <w:rFonts w:ascii="Abadi" w:hAnsi="Abadi"/>
                <w:sz w:val="14"/>
                <w:szCs w:val="14"/>
              </w:rPr>
              <w:lastRenderedPageBreak/>
              <w:t>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1.shaftMaterial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</w:tbl>
    <w:p w14:paraId="3950EF92" w14:textId="77777777" w:rsidR="001556D3" w:rsidRPr="00190222" w:rsidRDefault="001556D3" w:rsidP="001556D3">
      <w:pPr>
        <w:spacing w:before="240" w:after="20"/>
        <w:rPr>
          <w:rFonts w:ascii="Abadi" w:hAnsi="Abadi"/>
          <w:b/>
          <w:bCs/>
          <w:sz w:val="16"/>
          <w:szCs w:val="16"/>
        </w:rPr>
      </w:pPr>
      <w:r w:rsidRPr="00190222">
        <w:rPr>
          <w:rFonts w:ascii="Abadi" w:hAnsi="Abadi"/>
          <w:b/>
          <w:bCs/>
          <w:sz w:val="16"/>
          <w:szCs w:val="16"/>
        </w:rPr>
        <w:lastRenderedPageBreak/>
        <w:t>Motor Data</w:t>
      </w:r>
    </w:p>
    <w:tbl>
      <w:tblPr>
        <w:tblStyle w:val="TableGrid"/>
        <w:tblW w:w="5040" w:type="dxa"/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</w:tblGrid>
      <w:tr w:rsidR="001556D3" w:rsidRPr="00190222" w14:paraId="23F365BF" w14:textId="77777777" w:rsidTr="00E81F8E">
        <w:tc>
          <w:tcPr>
            <w:tcW w:w="1260" w:type="dxa"/>
          </w:tcPr>
          <w:p w14:paraId="71038CFA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Power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304443F7" w14:textId="4F1801DB" w:rsidR="001556D3" w:rsidRPr="00190222" w:rsidRDefault="00642447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1.motorHP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1.motorHP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776F13">
              <w:rPr>
                <w:rFonts w:ascii="Abadi" w:hAnsi="Abadi"/>
                <w:sz w:val="14"/>
                <w:szCs w:val="14"/>
              </w:rPr>
              <w:t xml:space="preserve"> hp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018FF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Frame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BC64E" w14:textId="3F7341EA" w:rsidR="001556D3" w:rsidRPr="00190222" w:rsidRDefault="00642447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1.frameSize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1.frameSize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7B54F7AD" w14:textId="77777777" w:rsidTr="00E81F8E">
        <w:tc>
          <w:tcPr>
            <w:tcW w:w="1260" w:type="dxa"/>
          </w:tcPr>
          <w:p w14:paraId="4B9307D5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Phase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2A0601A" w14:textId="64E89702" w:rsidR="001556D3" w:rsidRPr="00190222" w:rsidRDefault="00642447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1.phase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1.phase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3AA99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Service Factor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91A9" w14:textId="39019904" w:rsidR="001556D3" w:rsidRPr="00190222" w:rsidRDefault="00642447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1.serviceFactor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1.serviceFactor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143F14FD" w14:textId="77777777" w:rsidTr="00E81F8E">
        <w:tc>
          <w:tcPr>
            <w:tcW w:w="1260" w:type="dxa"/>
          </w:tcPr>
          <w:p w14:paraId="05AEAEA6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Frequency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196EC117" w14:textId="2742BC19" w:rsidR="001556D3" w:rsidRPr="00190222" w:rsidRDefault="00642447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1.frequency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1.frequency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Hz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25E54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Enclosure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9A797" w14:textId="2AEA851B" w:rsidR="001556D3" w:rsidRPr="00190222" w:rsidRDefault="00642447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1.enclosure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1.enclosure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3B684AA8" w14:textId="77777777" w:rsidTr="00E81F8E">
        <w:tc>
          <w:tcPr>
            <w:tcW w:w="1260" w:type="dxa"/>
          </w:tcPr>
          <w:p w14:paraId="5314EC2D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Volts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4B55203" w14:textId="2F0851C7" w:rsidR="001556D3" w:rsidRPr="00190222" w:rsidRDefault="00642447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1.voltage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1.voltage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V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82ADD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Manufacturer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117BC" w14:textId="4CD5D707" w:rsidR="001556D3" w:rsidRPr="00190222" w:rsidRDefault="00642447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${#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motorManufacturer.value!=null?#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motorManufacturer.valueDescription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:”N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”}$</w:t>
            </w:r>
            <w:proofErr w:type="gramEnd"/>
          </w:p>
        </w:tc>
      </w:tr>
      <w:tr w:rsidR="001556D3" w:rsidRPr="00190222" w14:paraId="59044E92" w14:textId="77777777" w:rsidTr="00E81F8E">
        <w:tc>
          <w:tcPr>
            <w:tcW w:w="1260" w:type="dxa"/>
          </w:tcPr>
          <w:p w14:paraId="2B04F430" w14:textId="77777777" w:rsidR="001556D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RPM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78189127" w14:textId="68DF186F" w:rsidR="001556D3" w:rsidRDefault="00642447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1.engineRPM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1.engineRPM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57C74" w14:textId="77777777" w:rsidR="001556D3" w:rsidRDefault="001556D3" w:rsidP="00E81F8E">
            <w:pPr>
              <w:rPr>
                <w:rFonts w:ascii="Abadi" w:hAnsi="Abadi"/>
                <w:sz w:val="14"/>
                <w:szCs w:val="14"/>
              </w:rPr>
            </w:pPr>
          </w:p>
        </w:tc>
      </w:tr>
    </w:tbl>
    <w:p w14:paraId="15472E7A" w14:textId="77777777" w:rsidR="001556D3" w:rsidRPr="00190222" w:rsidRDefault="001556D3" w:rsidP="001556D3">
      <w:pPr>
        <w:spacing w:before="240" w:after="20"/>
        <w:rPr>
          <w:rFonts w:ascii="Abadi" w:hAnsi="Abadi"/>
          <w:b/>
          <w:bCs/>
          <w:sz w:val="14"/>
          <w:szCs w:val="14"/>
        </w:rPr>
      </w:pPr>
      <w:r>
        <w:rPr>
          <w:rFonts w:ascii="Abadi" w:hAnsi="Abadi"/>
          <w:b/>
          <w:bCs/>
          <w:sz w:val="16"/>
          <w:szCs w:val="16"/>
        </w:rPr>
        <w:t>Site Information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</w:tblGrid>
      <w:tr w:rsidR="001556D3" w:rsidRPr="00190222" w14:paraId="10430D5A" w14:textId="77777777" w:rsidTr="00E81F8E">
        <w:tc>
          <w:tcPr>
            <w:tcW w:w="1260" w:type="dxa"/>
          </w:tcPr>
          <w:p w14:paraId="66CEC653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Elevation</w:t>
            </w:r>
          </w:p>
        </w:tc>
        <w:tc>
          <w:tcPr>
            <w:tcW w:w="1260" w:type="dxa"/>
          </w:tcPr>
          <w:p w14:paraId="259B4D59" w14:textId="4E4A38EF" w:rsidR="001556D3" w:rsidRPr="00190222" w:rsidRDefault="00AB5842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${getConfigurationAttribute(“needs_node-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1.elevation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null?getConfigurationAttribute(“needs_node-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1.elevation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${getConfigurationAttribute(“needs_node-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1.uomElevation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(“needs_node-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1.uomElevation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</w:tcPr>
          <w:p w14:paraId="51F31816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Temperature</w:t>
            </w:r>
          </w:p>
        </w:tc>
        <w:tc>
          <w:tcPr>
            <w:tcW w:w="1260" w:type="dxa"/>
          </w:tcPr>
          <w:p w14:paraId="75EFEC24" w14:textId="7219B23F" w:rsidR="00AB5842" w:rsidRPr="00AB5842" w:rsidRDefault="00AB5842" w:rsidP="00AB5842">
            <w:pPr>
              <w:tabs>
                <w:tab w:val="left" w:pos="514"/>
              </w:tabs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${getConfigurationAttribute(“needs_node-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1.temperature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null?getConfigurationAttribute(“needs_node-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1.temperature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${getConfigurationAttribute(“needs_node-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1.uomTemperature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(“needs_node-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1.uomTemperature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${</w:t>
            </w:r>
            <w:r w:rsidRPr="00575C78">
              <w:rPr>
                <w:sz w:val="14"/>
                <w:szCs w:val="14"/>
                <w:lang w:val="en-GB"/>
              </w:rPr>
              <w:t>#</w:t>
            </w:r>
            <w:proofErr w:type="gramStart"/>
            <w:r w:rsidRPr="00575C78">
              <w:rPr>
                <w:sz w:val="14"/>
                <w:szCs w:val="14"/>
                <w:lang w:val="en-GB"/>
              </w:rPr>
              <w:t>tempUom</w:t>
            </w:r>
            <w:r>
              <w:rPr>
                <w:rFonts w:ascii="Abadi" w:hAnsi="Abadi"/>
                <w:sz w:val="14"/>
                <w:szCs w:val="14"/>
              </w:rPr>
              <w:t>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ab/>
            </w:r>
          </w:p>
        </w:tc>
      </w:tr>
    </w:tbl>
    <w:p w14:paraId="7763FB4D" w14:textId="77777777" w:rsidR="001556D3" w:rsidRPr="00190222" w:rsidRDefault="001556D3" w:rsidP="001556D3">
      <w:pPr>
        <w:spacing w:before="240" w:after="20"/>
        <w:rPr>
          <w:rFonts w:ascii="Abadi" w:hAnsi="Abadi"/>
          <w:b/>
          <w:bCs/>
          <w:sz w:val="14"/>
          <w:szCs w:val="14"/>
        </w:rPr>
      </w:pPr>
      <w:r w:rsidRPr="00D57DE7">
        <w:rPr>
          <w:rFonts w:ascii="Abadi" w:hAnsi="Abadi"/>
          <w:b/>
          <w:bCs/>
          <w:sz w:val="16"/>
          <w:szCs w:val="16"/>
        </w:rPr>
        <w:lastRenderedPageBreak/>
        <w:t>Estimated Weights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</w:tblGrid>
      <w:tr w:rsidR="001556D3" w:rsidRPr="00190222" w14:paraId="5CAA6219" w14:textId="77777777" w:rsidTr="00E81F8E">
        <w:tc>
          <w:tcPr>
            <w:tcW w:w="1260" w:type="dxa"/>
          </w:tcPr>
          <w:p w14:paraId="51ACAF5C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190222">
              <w:rPr>
                <w:rFonts w:ascii="Abadi" w:hAnsi="Abadi"/>
                <w:sz w:val="14"/>
                <w:szCs w:val="14"/>
              </w:rPr>
              <w:t>Pump</w:t>
            </w:r>
          </w:p>
        </w:tc>
        <w:tc>
          <w:tcPr>
            <w:tcW w:w="1260" w:type="dxa"/>
          </w:tcPr>
          <w:p w14:paraId="68D035F6" w14:textId="321FC2B7" w:rsidR="001556D3" w:rsidRPr="00190222" w:rsidRDefault="00AB5842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${getConfigurationAttribute(“fire_pump_node-1.pumpWt”)!=null?getConfigurationAttribute(“fire_pump_node-1.pumpWt”).valueDescription:"N/A"}$</w:t>
            </w:r>
            <w:r w:rsidR="00F2763C">
              <w:rPr>
                <w:rFonts w:ascii="Abadi" w:hAnsi="Abadi"/>
                <w:sz w:val="14"/>
                <w:szCs w:val="14"/>
              </w:rPr>
              <w:t xml:space="preserve"> </w:t>
            </w:r>
            <w:r w:rsidR="00F2763C" w:rsidRPr="00F2763C">
              <w:rPr>
                <w:rFonts w:ascii="Abadi" w:hAnsi="Abadi"/>
                <w:sz w:val="14"/>
                <w:szCs w:val="14"/>
              </w:rPr>
              <w:t>${getConfigurationAttribute(“needs_node-1.needs_uom_pos.uomMass”)!=null?getConfigurationAttribute(“needs_node-1.needs_uom_pos.uomMass”).value:"N/A"}$</w:t>
            </w:r>
          </w:p>
        </w:tc>
        <w:tc>
          <w:tcPr>
            <w:tcW w:w="1260" w:type="dxa"/>
          </w:tcPr>
          <w:p w14:paraId="16B2FA88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190222">
              <w:rPr>
                <w:rFonts w:ascii="Abadi" w:hAnsi="Abadi"/>
                <w:sz w:val="14"/>
                <w:szCs w:val="14"/>
              </w:rPr>
              <w:t>Driver</w:t>
            </w:r>
          </w:p>
        </w:tc>
        <w:tc>
          <w:tcPr>
            <w:tcW w:w="1260" w:type="dxa"/>
          </w:tcPr>
          <w:p w14:paraId="6B41F6EA" w14:textId="20AED1F2" w:rsidR="001556D3" w:rsidRPr="00190222" w:rsidRDefault="00AB5842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${getConfigurationAttribute(“fire_pump_node-1.driverWt”)!=null?getConfigurationAttribute(“fire_pump_node-1.driverWt”).valueDescription:"N/A"}$</w:t>
            </w:r>
            <w:r w:rsidR="00F2763C">
              <w:rPr>
                <w:rFonts w:ascii="Abadi" w:hAnsi="Abadi"/>
                <w:sz w:val="14"/>
                <w:szCs w:val="14"/>
              </w:rPr>
              <w:t xml:space="preserve"> </w:t>
            </w:r>
            <w:r w:rsidR="00F2763C" w:rsidRPr="00F2763C">
              <w:rPr>
                <w:rFonts w:ascii="Abadi" w:hAnsi="Abadi"/>
                <w:sz w:val="14"/>
                <w:szCs w:val="14"/>
              </w:rPr>
              <w:t>${getConfigurationAttribute(“needs_node-1.needs_uom_pos.uomMass”)!=null?getConfigurationAttribute(“needs_node-1.needs_uom_pos.uomMass”).value:"N/A"}$</w:t>
            </w:r>
          </w:p>
        </w:tc>
      </w:tr>
    </w:tbl>
    <w:p w14:paraId="52284845" w14:textId="77777777" w:rsidR="006B7161" w:rsidRPr="00F42215" w:rsidRDefault="001556D3" w:rsidP="00F42215">
      <w:pPr>
        <w:spacing w:after="0"/>
        <w:rPr>
          <w:rFonts w:ascii="Abadi" w:hAnsi="Abadi"/>
          <w:sz w:val="14"/>
          <w:szCs w:val="14"/>
        </w:rPr>
      </w:pPr>
      <w:r>
        <w:t>$</w:t>
      </w:r>
      <w:proofErr w:type="gramStart"/>
      <w:r>
        <w:t>elseif{</w:t>
      </w:r>
      <w:proofErr w:type="gramEnd"/>
      <w:r>
        <w:t>#pumpProductLine=</w:t>
      </w:r>
      <w:proofErr w:type="gramStart"/>
      <w:r>
        <w:t>=”inline</w:t>
      </w:r>
      <w:proofErr w:type="gramEnd"/>
      <w:r>
        <w:t>” &amp;&amp; pumpType=</w:t>
      </w:r>
      <w:proofErr w:type="gramStart"/>
      <w:r>
        <w:t>=“</w:t>
      </w:r>
      <w:proofErr w:type="gramEnd"/>
      <w:r>
        <w:t>blue</w:t>
      </w:r>
      <w:proofErr w:type="gramStart"/>
      <w:r>
        <w:t>”}$</w:t>
      </w:r>
      <w:proofErr w:type="gramEnd"/>
      <w:r w:rsidR="006B7161">
        <w:br/>
      </w:r>
      <w:r w:rsidR="006B7161" w:rsidRPr="00F42215">
        <w:rPr>
          <w:rFonts w:ascii="Abadi" w:hAnsi="Abadi"/>
          <w:sz w:val="14"/>
          <w:szCs w:val="14"/>
        </w:rPr>
        <w:t>$define{#headUomV=getConfigurationAttribute("nonfire_pump_node-</w:t>
      </w:r>
      <w:proofErr w:type="gramStart"/>
      <w:r w:rsidR="006B7161" w:rsidRPr="00F42215">
        <w:rPr>
          <w:rFonts w:ascii="Abadi" w:hAnsi="Abadi"/>
          <w:sz w:val="14"/>
          <w:szCs w:val="14"/>
        </w:rPr>
        <w:t>1.uomHead</w:t>
      </w:r>
      <w:proofErr w:type="gramEnd"/>
      <w:r w:rsidR="006B7161" w:rsidRPr="00F42215">
        <w:rPr>
          <w:rFonts w:ascii="Abadi" w:hAnsi="Abadi"/>
          <w:sz w:val="14"/>
          <w:szCs w:val="14"/>
        </w:rPr>
        <w:t>"</w:t>
      </w:r>
      <w:proofErr w:type="gramStart"/>
      <w:r w:rsidR="006B7161" w:rsidRPr="00F42215">
        <w:rPr>
          <w:rFonts w:ascii="Abadi" w:hAnsi="Abadi"/>
          <w:sz w:val="14"/>
          <w:szCs w:val="14"/>
        </w:rPr>
        <w:t>)}$</w:t>
      </w:r>
      <w:proofErr w:type="gramEnd"/>
    </w:p>
    <w:p w14:paraId="6E694D84" w14:textId="7F296663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#headUom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headUomV!=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headUomV.value!=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#headUomV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58CFA19C" w14:textId="77777777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$define{#flowUomV=getConfigurationAttribute("nonfire_pump_node-</w:t>
      </w:r>
      <w:proofErr w:type="gramStart"/>
      <w:r w:rsidRPr="00F42215">
        <w:rPr>
          <w:rFonts w:ascii="Abadi" w:hAnsi="Abadi"/>
          <w:sz w:val="14"/>
          <w:szCs w:val="14"/>
        </w:rPr>
        <w:t>1.uomFlowRate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3077C3CD" w14:textId="14731D72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#flowUom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flowUomV!=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flowUomV.value!=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#flowUomV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7D9F590C" w14:textId="77777777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$define{#rotSpeedUomV=getConfigurationAttribute("nonfire_pump_node-</w:t>
      </w:r>
      <w:proofErr w:type="gramStart"/>
      <w:r w:rsidRPr="00F42215">
        <w:rPr>
          <w:rFonts w:ascii="Abadi" w:hAnsi="Abadi"/>
          <w:sz w:val="14"/>
          <w:szCs w:val="14"/>
        </w:rPr>
        <w:t>1.uomRotationalSpeed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65282FCC" w14:textId="1263BC7F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#rotSpeedUom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rotSpeedUomV!=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rotSpeedUomV.value!=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#rotSpeedUomV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51BE8A7D" w14:textId="77777777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$define{#tempUomV=getConfigurationAttribute("nonfire_pump_node-</w:t>
      </w:r>
      <w:proofErr w:type="gramStart"/>
      <w:r w:rsidRPr="00F42215">
        <w:rPr>
          <w:rFonts w:ascii="Abadi" w:hAnsi="Abadi"/>
          <w:sz w:val="14"/>
          <w:szCs w:val="14"/>
        </w:rPr>
        <w:t>1.uomTemperature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15D3AE09" w14:textId="0502FB9F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#tempUom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tempUomV!=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tempUomV.value!=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#tempUomV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74C853D3" w14:textId="77777777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$define{#lengthUomV=getConfigurationAttribute("nonfire_pump_node-</w:t>
      </w:r>
      <w:proofErr w:type="gramStart"/>
      <w:r w:rsidRPr="00F42215">
        <w:rPr>
          <w:rFonts w:ascii="Abadi" w:hAnsi="Abadi"/>
          <w:sz w:val="14"/>
          <w:szCs w:val="14"/>
        </w:rPr>
        <w:t>1.uomLength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4444CD93" w14:textId="493F2886" w:rsidR="006B7161" w:rsidRPr="00F42215" w:rsidRDefault="006B7161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#lengthUom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lengthUomV!=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lengthUomV.value!=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#lengthUomV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574334E9" w14:textId="1E8F4710" w:rsidR="001556D3" w:rsidRDefault="001556D3" w:rsidP="001556D3"/>
    <w:p w14:paraId="4851A569" w14:textId="24A162F6" w:rsidR="001556D3" w:rsidRPr="00190222" w:rsidRDefault="00C80673" w:rsidP="001556D3">
      <w:pPr>
        <w:spacing w:before="240" w:after="20"/>
        <w:rPr>
          <w:rFonts w:ascii="Abadi" w:hAnsi="Abadi"/>
          <w:b/>
          <w:bCs/>
          <w:sz w:val="14"/>
          <w:szCs w:val="14"/>
        </w:rPr>
      </w:pPr>
      <w:r>
        <w:rPr>
          <w:rFonts w:ascii="Abadi" w:hAnsi="Abadi"/>
          <w:b/>
          <w:bCs/>
          <w:sz w:val="16"/>
          <w:szCs w:val="16"/>
        </w:rPr>
        <w:t xml:space="preserve">4 </w:t>
      </w:r>
      <w:r w:rsidR="001556D3" w:rsidRPr="00190222">
        <w:rPr>
          <w:rFonts w:ascii="Abadi" w:hAnsi="Abadi"/>
          <w:b/>
          <w:bCs/>
          <w:sz w:val="16"/>
          <w:szCs w:val="16"/>
        </w:rPr>
        <w:t>Pump Data</w:t>
      </w:r>
    </w:p>
    <w:tbl>
      <w:tblPr>
        <w:tblStyle w:val="TableGrid"/>
        <w:tblW w:w="5040" w:type="dxa"/>
        <w:tblLayout w:type="fixed"/>
        <w:tblLook w:val="04A0" w:firstRow="1" w:lastRow="0" w:firstColumn="1" w:lastColumn="0" w:noHBand="0" w:noVBand="1"/>
      </w:tblPr>
      <w:tblGrid>
        <w:gridCol w:w="1260"/>
        <w:gridCol w:w="1175"/>
        <w:gridCol w:w="1345"/>
        <w:gridCol w:w="1260"/>
      </w:tblGrid>
      <w:tr w:rsidR="001556D3" w:rsidRPr="00190222" w14:paraId="309748A4" w14:textId="77777777" w:rsidTr="00E81F8E">
        <w:tc>
          <w:tcPr>
            <w:tcW w:w="1260" w:type="dxa"/>
          </w:tcPr>
          <w:p w14:paraId="7F439404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Series</w:t>
            </w:r>
          </w:p>
        </w:tc>
        <w:tc>
          <w:tcPr>
            <w:tcW w:w="1175" w:type="dxa"/>
          </w:tcPr>
          <w:p w14:paraId="5E926CB7" w14:textId="08F6CE1F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1.pumpSeries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1.pumpSeries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8DB6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Discharge Size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641CD" w14:textId="76720E2C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1.verticalInline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assy.DischargeSize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1.verticalInline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assy.DischargeSize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6F75D884" w14:textId="77777777" w:rsidTr="00E81F8E">
        <w:tc>
          <w:tcPr>
            <w:tcW w:w="1260" w:type="dxa"/>
          </w:tcPr>
          <w:p w14:paraId="36CA7606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Model</w:t>
            </w:r>
          </w:p>
        </w:tc>
        <w:tc>
          <w:tcPr>
            <w:tcW w:w="1175" w:type="dxa"/>
          </w:tcPr>
          <w:p w14:paraId="101E91BC" w14:textId="7F04406C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1.pumpModel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1.pumpModel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8CB2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Suction Size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79BA" w14:textId="68590139" w:rsidR="001556D3" w:rsidRPr="00190222" w:rsidRDefault="005B4DDC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1.suctionSize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1.suctionSize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282D9134" w14:textId="77777777" w:rsidTr="00E81F8E">
        <w:tc>
          <w:tcPr>
            <w:tcW w:w="1260" w:type="dxa"/>
          </w:tcPr>
          <w:p w14:paraId="17003B37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Size</w:t>
            </w:r>
          </w:p>
        </w:tc>
        <w:tc>
          <w:tcPr>
            <w:tcW w:w="1175" w:type="dxa"/>
          </w:tcPr>
          <w:p w14:paraId="7EEC58CF" w14:textId="02357FD6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_size”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_size”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8075E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Impeller Diameter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F78E4" w14:textId="1AF5E28C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1.impellerDiameter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1.impellerDiameter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F13772">
              <w:rPr>
                <w:rFonts w:ascii="Abadi" w:hAnsi="Abadi"/>
                <w:sz w:val="14"/>
                <w:szCs w:val="14"/>
              </w:rPr>
              <w:t xml:space="preserve"> ${</w:t>
            </w:r>
            <w:r w:rsidR="00F13772" w:rsidRPr="00D97D90">
              <w:rPr>
                <w:sz w:val="14"/>
                <w:szCs w:val="14"/>
                <w:lang w:val="en-GB"/>
              </w:rPr>
              <w:t>#</w:t>
            </w:r>
            <w:proofErr w:type="gramStart"/>
            <w:r w:rsidR="00F13772" w:rsidRPr="00D97D90">
              <w:rPr>
                <w:sz w:val="14"/>
                <w:szCs w:val="14"/>
                <w:lang w:val="en-GB"/>
              </w:rPr>
              <w:t>lengthUom</w:t>
            </w:r>
            <w:r w:rsidR="00F13772"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</w:tr>
      <w:tr w:rsidR="001556D3" w:rsidRPr="00190222" w14:paraId="30BF96C7" w14:textId="77777777" w:rsidTr="00E81F8E">
        <w:tc>
          <w:tcPr>
            <w:tcW w:w="1260" w:type="dxa"/>
          </w:tcPr>
          <w:p w14:paraId="77285194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Flow</w:t>
            </w:r>
          </w:p>
        </w:tc>
        <w:tc>
          <w:tcPr>
            <w:tcW w:w="1175" w:type="dxa"/>
          </w:tcPr>
          <w:p w14:paraId="60CE84DD" w14:textId="491205E5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1.flowRate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</w:t>
            </w:r>
            <w:r>
              <w:rPr>
                <w:rFonts w:ascii="Abadi" w:hAnsi="Abadi"/>
                <w:sz w:val="14"/>
                <w:szCs w:val="14"/>
              </w:rPr>
              <w:lastRenderedPageBreak/>
              <w:t>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1.flowRate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256E3F">
              <w:rPr>
                <w:rFonts w:ascii="Abadi" w:hAnsi="Abadi"/>
                <w:sz w:val="14"/>
                <w:szCs w:val="14"/>
              </w:rPr>
              <w:t>${</w:t>
            </w:r>
            <w:r w:rsidR="00256E3F" w:rsidRPr="00D21866">
              <w:rPr>
                <w:rFonts w:ascii="Abadi" w:hAnsi="Abadi"/>
                <w:sz w:val="14"/>
                <w:szCs w:val="14"/>
                <w:lang w:val="en-GB"/>
              </w:rPr>
              <w:t>#</w:t>
            </w:r>
            <w:proofErr w:type="gramStart"/>
            <w:r w:rsidR="00256E3F" w:rsidRPr="00D21866">
              <w:rPr>
                <w:rFonts w:ascii="Abadi" w:hAnsi="Abadi"/>
                <w:sz w:val="14"/>
                <w:szCs w:val="14"/>
                <w:lang w:val="en-GB"/>
              </w:rPr>
              <w:t>flowUom</w:t>
            </w:r>
            <w:r w:rsidR="00256E3F">
              <w:rPr>
                <w:rFonts w:ascii="Abadi" w:hAnsi="Abadi"/>
                <w:sz w:val="14"/>
                <w:szCs w:val="14"/>
                <w:lang w:val="en-GB"/>
              </w:rPr>
              <w:t>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F3EA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lastRenderedPageBreak/>
              <w:t>Pressure Rating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94BD9" w14:textId="62A6195F" w:rsidR="001556D3" w:rsidRPr="00190222" w:rsidRDefault="005B4DDC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1.suctionPressureMax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</w:t>
            </w:r>
            <w:r>
              <w:rPr>
                <w:rFonts w:ascii="Abadi" w:hAnsi="Abadi"/>
                <w:sz w:val="14"/>
                <w:szCs w:val="14"/>
              </w:rPr>
              <w:lastRenderedPageBreak/>
              <w:t>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1.suctionPressureMax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08B331DA" w14:textId="77777777" w:rsidTr="00E81F8E">
        <w:tc>
          <w:tcPr>
            <w:tcW w:w="1260" w:type="dxa"/>
          </w:tcPr>
          <w:p w14:paraId="41082D0E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lastRenderedPageBreak/>
              <w:t>Head</w:t>
            </w:r>
          </w:p>
        </w:tc>
        <w:tc>
          <w:tcPr>
            <w:tcW w:w="1175" w:type="dxa"/>
          </w:tcPr>
          <w:p w14:paraId="71B546FA" w14:textId="36C319F8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1.head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1.head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B01BF9">
              <w:rPr>
                <w:rFonts w:ascii="Abadi" w:hAnsi="Abadi"/>
                <w:sz w:val="14"/>
                <w:szCs w:val="14"/>
              </w:rPr>
              <w:t xml:space="preserve"> ${</w:t>
            </w:r>
            <w:r w:rsidR="00B01BF9" w:rsidRPr="00F17DB4">
              <w:rPr>
                <w:rFonts w:ascii="Abadi" w:hAnsi="Abadi"/>
                <w:sz w:val="14"/>
                <w:szCs w:val="14"/>
              </w:rPr>
              <w:t>#</w:t>
            </w:r>
            <w:proofErr w:type="gramStart"/>
            <w:r w:rsidR="00B01BF9">
              <w:rPr>
                <w:rFonts w:ascii="Abadi" w:hAnsi="Abadi"/>
                <w:sz w:val="14"/>
                <w:szCs w:val="14"/>
              </w:rPr>
              <w:t>head</w:t>
            </w:r>
            <w:r w:rsidR="00B01BF9" w:rsidRPr="00F17DB4">
              <w:rPr>
                <w:rFonts w:ascii="Abadi" w:hAnsi="Abadi"/>
                <w:sz w:val="14"/>
                <w:szCs w:val="14"/>
              </w:rPr>
              <w:t>Uom</w:t>
            </w:r>
            <w:r w:rsidR="00B01BF9"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0DD4E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Temperature Rating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6D62C" w14:textId="647F2308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1.temperatue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null?getConfigurationAttribute(“nonfire_pump_node-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1.temperatue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1.uomTemperature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1.uomTemperature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7B6A6D">
              <w:rPr>
                <w:rFonts w:ascii="Abadi" w:hAnsi="Abadi"/>
                <w:sz w:val="14"/>
                <w:szCs w:val="14"/>
              </w:rPr>
              <w:t xml:space="preserve"> ${</w:t>
            </w:r>
            <w:r w:rsidR="007B6A6D" w:rsidRPr="00575C78">
              <w:rPr>
                <w:sz w:val="14"/>
                <w:szCs w:val="14"/>
                <w:lang w:val="en-GB"/>
              </w:rPr>
              <w:t>#</w:t>
            </w:r>
            <w:proofErr w:type="gramStart"/>
            <w:r w:rsidR="007B6A6D" w:rsidRPr="00575C78">
              <w:rPr>
                <w:sz w:val="14"/>
                <w:szCs w:val="14"/>
                <w:lang w:val="en-GB"/>
              </w:rPr>
              <w:t>tempUom</w:t>
            </w:r>
            <w:r w:rsidR="007B6A6D"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</w:tr>
      <w:tr w:rsidR="001556D3" w:rsidRPr="00190222" w14:paraId="39913DD2" w14:textId="77777777" w:rsidTr="00E81F8E">
        <w:tc>
          <w:tcPr>
            <w:tcW w:w="1260" w:type="dxa"/>
          </w:tcPr>
          <w:p w14:paraId="5D8C1FD5" w14:textId="77777777" w:rsidR="001556D3" w:rsidRPr="00AF709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RPM</w:t>
            </w:r>
          </w:p>
        </w:tc>
        <w:tc>
          <w:tcPr>
            <w:tcW w:w="1175" w:type="dxa"/>
          </w:tcPr>
          <w:p w14:paraId="63AE0B96" w14:textId="4E6D44BF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1.speedRPM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null?getConfigurationAttribute(“nonfire_pump_node-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1.speedRPM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1.uomRotationalSpeed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1.uomRotationalSpeed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F7833" w14:textId="77777777" w:rsidR="001556D3" w:rsidRPr="00AF709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Connection suc/disc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F5EC" w14:textId="04CB1FF3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${getConfigurationAttribute(“nonfire_pump_node-1.verticalInline_nonFire_assy.PumpSuctionConnection”)!=null?getConfigurationAttribute(“nonfire_pump_node-1.verticalInline_nonFire_assy.PumpSuctionConnection”)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>
              <w:rPr>
                <w:rFonts w:ascii="Abadi" w:hAnsi="Abadi"/>
                <w:sz w:val="14"/>
                <w:szCs w:val="14"/>
              </w:rPr>
              <w:t>"N/A"}$ / ${getConfigurationAttribute(“nonfire_pump_node-1.verticalInline_nonFire_assy.PumpDischargeConnection”)!=null?getConfigurationAttribute(“nonfire_pump_node-1.verticalInline_nonFire_assy.PumpDischargeConnection”)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>
              <w:rPr>
                <w:rFonts w:ascii="Abadi" w:hAnsi="Abadi"/>
                <w:sz w:val="14"/>
                <w:szCs w:val="14"/>
              </w:rPr>
              <w:t>"N/A"}$</w:t>
            </w:r>
          </w:p>
        </w:tc>
      </w:tr>
      <w:tr w:rsidR="001556D3" w:rsidRPr="00190222" w14:paraId="613F5449" w14:textId="77777777" w:rsidTr="00E81F8E">
        <w:tc>
          <w:tcPr>
            <w:tcW w:w="1260" w:type="dxa"/>
          </w:tcPr>
          <w:p w14:paraId="13FD6806" w14:textId="77777777" w:rsidR="001556D3" w:rsidRPr="00AF709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Rotation</w:t>
            </w:r>
          </w:p>
        </w:tc>
        <w:tc>
          <w:tcPr>
            <w:tcW w:w="1175" w:type="dxa"/>
          </w:tcPr>
          <w:p w14:paraId="7B8C73A3" w14:textId="1FF5BD0F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1.rotation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1.rotation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D1CAA" w14:textId="77777777" w:rsidR="001556D3" w:rsidRPr="00AF709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Base Type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87B1" w14:textId="3057D583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1.base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_type”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1.base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_type”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24FECDE5" w14:textId="77777777" w:rsidTr="00E81F8E">
        <w:tc>
          <w:tcPr>
            <w:tcW w:w="1260" w:type="dxa"/>
          </w:tcPr>
          <w:p w14:paraId="55915D32" w14:textId="77777777" w:rsidR="001556D3" w:rsidRPr="00AF709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Paint</w:t>
            </w:r>
          </w:p>
        </w:tc>
        <w:tc>
          <w:tcPr>
            <w:tcW w:w="1175" w:type="dxa"/>
          </w:tcPr>
          <w:p w14:paraId="44B122F4" w14:textId="7C6F672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1.paint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1.paint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B1AC" w14:textId="77777777" w:rsidR="001556D3" w:rsidRPr="00AF709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Coupling Type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AF4D1" w14:textId="07613274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1.couplingType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1.couplingType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</w:tbl>
    <w:p w14:paraId="5E2D871B" w14:textId="77777777" w:rsidR="001556D3" w:rsidRPr="00190222" w:rsidRDefault="001556D3" w:rsidP="001556D3">
      <w:pPr>
        <w:spacing w:before="240" w:after="20"/>
        <w:rPr>
          <w:rFonts w:ascii="Abadi" w:hAnsi="Abadi"/>
          <w:b/>
          <w:bCs/>
          <w:sz w:val="16"/>
          <w:szCs w:val="16"/>
        </w:rPr>
      </w:pPr>
      <w:r w:rsidRPr="00190222">
        <w:rPr>
          <w:rFonts w:ascii="Abadi" w:hAnsi="Abadi"/>
          <w:b/>
          <w:bCs/>
          <w:sz w:val="16"/>
          <w:szCs w:val="16"/>
        </w:rPr>
        <w:lastRenderedPageBreak/>
        <w:t>Pump Materials of Construction</w:t>
      </w:r>
    </w:p>
    <w:tbl>
      <w:tblPr>
        <w:tblStyle w:val="TableGrid"/>
        <w:tblW w:w="5040" w:type="dxa"/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</w:tblGrid>
      <w:tr w:rsidR="001556D3" w:rsidRPr="00190222" w14:paraId="6D51CE99" w14:textId="77777777" w:rsidTr="00E81F8E">
        <w:tc>
          <w:tcPr>
            <w:tcW w:w="1260" w:type="dxa"/>
          </w:tcPr>
          <w:p w14:paraId="13A50A80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Pump Material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3D90955C" w14:textId="482539AA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C17C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Motor Bracket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1B4CC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TODO</w:t>
            </w:r>
          </w:p>
        </w:tc>
      </w:tr>
      <w:tr w:rsidR="001556D3" w:rsidRPr="00190222" w14:paraId="080FA2B3" w14:textId="77777777" w:rsidTr="00E81F8E">
        <w:tc>
          <w:tcPr>
            <w:tcW w:w="1260" w:type="dxa"/>
          </w:tcPr>
          <w:p w14:paraId="766FB146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Casing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35F0C7A3" w14:textId="39CBB0C4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</w:t>
            </w:r>
            <w:r w:rsidR="00651E56">
              <w:rPr>
                <w:rFonts w:ascii="Abadi" w:hAnsi="Abadi"/>
                <w:sz w:val="14"/>
                <w:szCs w:val="14"/>
              </w:rPr>
              <w:t>verticalInline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assy.casingMaterial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1.verticalInline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</w:t>
            </w:r>
            <w:r w:rsidR="00F96675">
              <w:rPr>
                <w:rFonts w:ascii="Abadi" w:hAnsi="Abadi"/>
                <w:sz w:val="14"/>
                <w:szCs w:val="14"/>
              </w:rPr>
              <w:t>casingMaterial</w:t>
            </w:r>
            <w:proofErr w:type="gramEnd"/>
            <w:r w:rsidR="00F96675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="00F96675"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77FC5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Seal Type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9451" w14:textId="4FB946DE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1.sealing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_type”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1.sealing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_type”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231D2F22" w14:textId="77777777" w:rsidTr="00E81F8E">
        <w:tc>
          <w:tcPr>
            <w:tcW w:w="1260" w:type="dxa"/>
          </w:tcPr>
          <w:p w14:paraId="5AE15423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Impeller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1165BBE1" w14:textId="6C8EDF32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1.verticalInline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assy.impellerMaterial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1.verticalInline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assy.impellerMaterial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54F34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Seal Material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34AA" w14:textId="105F0F86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</w:t>
            </w:r>
            <w:r w:rsidR="00E86E09"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 w:rsidR="00E86E09">
              <w:rPr>
                <w:rFonts w:ascii="Abadi" w:hAnsi="Abadi"/>
                <w:sz w:val="14"/>
                <w:szCs w:val="14"/>
              </w:rPr>
              <w:t>1</w:t>
            </w:r>
            <w:r>
              <w:rPr>
                <w:rFonts w:ascii="Abadi" w:hAnsi="Abadi"/>
                <w:sz w:val="14"/>
                <w:szCs w:val="14"/>
              </w:rPr>
              <w:t>.sealingMaterial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1.sealingMaterial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0217413A" w14:textId="77777777" w:rsidTr="00E81F8E">
        <w:tc>
          <w:tcPr>
            <w:tcW w:w="1260" w:type="dxa"/>
          </w:tcPr>
          <w:p w14:paraId="31A5E8DE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Shaft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44E36B5C" w14:textId="0B9DF383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1.shaftMaterial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1.shaftMaterial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A72AD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Impeller Wear Ring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E30EA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TODO</w:t>
            </w:r>
          </w:p>
        </w:tc>
      </w:tr>
      <w:tr w:rsidR="001556D3" w:rsidRPr="00190222" w14:paraId="0325890A" w14:textId="77777777" w:rsidTr="00E81F8E">
        <w:tc>
          <w:tcPr>
            <w:tcW w:w="1260" w:type="dxa"/>
          </w:tcPr>
          <w:p w14:paraId="512DF4BC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Shaft Sleeve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B129FA5" w14:textId="49FF738C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1.shaft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_sleeve_material”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1.shaft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_sleeve_material”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37B7F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</w:p>
        </w:tc>
      </w:tr>
    </w:tbl>
    <w:p w14:paraId="5206E633" w14:textId="77777777" w:rsidR="001556D3" w:rsidRPr="00190222" w:rsidRDefault="001556D3" w:rsidP="001556D3">
      <w:pPr>
        <w:spacing w:before="240" w:after="20"/>
        <w:rPr>
          <w:rFonts w:ascii="Abadi" w:hAnsi="Abadi"/>
          <w:b/>
          <w:bCs/>
          <w:sz w:val="16"/>
          <w:szCs w:val="16"/>
        </w:rPr>
      </w:pPr>
      <w:r w:rsidRPr="00190222">
        <w:rPr>
          <w:rFonts w:ascii="Abadi" w:hAnsi="Abadi"/>
          <w:b/>
          <w:bCs/>
          <w:sz w:val="16"/>
          <w:szCs w:val="16"/>
        </w:rPr>
        <w:t>Motor Data</w:t>
      </w:r>
    </w:p>
    <w:tbl>
      <w:tblPr>
        <w:tblStyle w:val="TableGrid"/>
        <w:tblW w:w="5040" w:type="dxa"/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</w:tblGrid>
      <w:tr w:rsidR="001556D3" w:rsidRPr="00190222" w14:paraId="765E586D" w14:textId="77777777" w:rsidTr="00E81F8E">
        <w:tc>
          <w:tcPr>
            <w:tcW w:w="1260" w:type="dxa"/>
          </w:tcPr>
          <w:p w14:paraId="6DBA1AC1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Power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17A141FF" w14:textId="2E047740" w:rsidR="001556D3" w:rsidRPr="00190222" w:rsidRDefault="003D407C" w:rsidP="00E81F8E">
            <w:pPr>
              <w:rPr>
                <w:rFonts w:ascii="Abadi" w:hAnsi="Abadi"/>
                <w:sz w:val="14"/>
                <w:szCs w:val="14"/>
              </w:rPr>
            </w:pPr>
            <w:r w:rsidRPr="003D407C"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 w:rsidRPr="003D407C"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 w:rsidRPr="003D407C"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 w:rsidRPr="003D407C">
              <w:rPr>
                <w:rFonts w:ascii="Abadi" w:hAnsi="Abadi"/>
                <w:sz w:val="14"/>
                <w:szCs w:val="14"/>
              </w:rPr>
              <w:t>assy.allowedMotorPower</w:t>
            </w:r>
            <w:proofErr w:type="gramEnd"/>
            <w:r w:rsidRPr="003D407C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Pr="003D407C"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 w:rsidRPr="003D407C"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 w:rsidRPr="003D407C"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 w:rsidRPr="003D407C"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 w:rsidRPr="003D407C">
              <w:rPr>
                <w:rFonts w:ascii="Abadi" w:hAnsi="Abadi"/>
                <w:sz w:val="14"/>
                <w:szCs w:val="14"/>
              </w:rPr>
              <w:t>assy.allowedMotorPower</w:t>
            </w:r>
            <w:proofErr w:type="gramEnd"/>
            <w:r w:rsidRPr="003D407C">
              <w:rPr>
                <w:rFonts w:ascii="Abadi" w:hAnsi="Abadi"/>
                <w:sz w:val="14"/>
                <w:szCs w:val="14"/>
              </w:rPr>
              <w:t>”).value:"N/A</w:t>
            </w:r>
            <w:proofErr w:type="gramStart"/>
            <w:r w:rsidRPr="003D407C"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 xml:space="preserve"> hp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D8C0F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Frame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ECAC" w14:textId="5C3852C2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_frame”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_frame”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C80222" w:rsidRPr="00190222" w14:paraId="63C16B1D" w14:textId="77777777" w:rsidTr="00E81F8E">
        <w:tc>
          <w:tcPr>
            <w:tcW w:w="1260" w:type="dxa"/>
          </w:tcPr>
          <w:p w14:paraId="1C73348D" w14:textId="77777777" w:rsidR="00C80222" w:rsidRPr="00190222" w:rsidRDefault="00C80222" w:rsidP="00C80222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Phase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0AB3CEE1" w14:textId="3C34B7B1" w:rsidR="00C80222" w:rsidRPr="00190222" w:rsidRDefault="00C80222" w:rsidP="00C80222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</w:t>
            </w:r>
            <w:r w:rsidRPr="00273056">
              <w:rPr>
                <w:rFonts w:ascii="Abadi" w:hAnsi="Abadi"/>
                <w:sz w:val="14"/>
                <w:szCs w:val="14"/>
              </w:rPr>
              <w:t>nonfire_pump_node-</w:t>
            </w:r>
            <w:proofErr w:type="gramStart"/>
            <w:r w:rsidRPr="00273056"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 w:rsidRPr="00273056"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 w:rsidRPr="00273056">
              <w:rPr>
                <w:rFonts w:ascii="Abadi" w:hAnsi="Abadi"/>
                <w:sz w:val="14"/>
                <w:szCs w:val="14"/>
              </w:rPr>
              <w:t>assy.phase</w:t>
            </w:r>
            <w:proofErr w:type="gramEnd"/>
            <w:r w:rsidRPr="00273056">
              <w:rPr>
                <w:rFonts w:ascii="Abadi" w:hAnsi="Abadi"/>
                <w:sz w:val="14"/>
                <w:szCs w:val="14"/>
              </w:rPr>
              <w:t>_motor_i</w:t>
            </w:r>
            <w:r>
              <w:rPr>
                <w:rFonts w:ascii="Abadi" w:hAnsi="Abadi"/>
                <w:sz w:val="14"/>
                <w:szCs w:val="14"/>
              </w:rPr>
              <w:t>o”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</w:t>
            </w:r>
            <w:r>
              <w:rPr>
                <w:rFonts w:ascii="Abadi" w:hAnsi="Abadi"/>
                <w:sz w:val="14"/>
                <w:szCs w:val="14"/>
              </w:rPr>
              <w:lastRenderedPageBreak/>
              <w:t>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</w:t>
            </w:r>
            <w:r w:rsidRPr="00273056">
              <w:rPr>
                <w:rFonts w:ascii="Abadi" w:hAnsi="Abadi"/>
                <w:sz w:val="14"/>
                <w:szCs w:val="14"/>
              </w:rPr>
              <w:t>nonfire_pump_node-</w:t>
            </w:r>
            <w:proofErr w:type="gramStart"/>
            <w:r w:rsidRPr="00273056"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 w:rsidRPr="00273056"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 w:rsidRPr="00273056">
              <w:rPr>
                <w:rFonts w:ascii="Abadi" w:hAnsi="Abadi"/>
                <w:sz w:val="14"/>
                <w:szCs w:val="14"/>
              </w:rPr>
              <w:t>assy.phase</w:t>
            </w:r>
            <w:proofErr w:type="gramEnd"/>
            <w:r w:rsidRPr="00273056">
              <w:rPr>
                <w:rFonts w:ascii="Abadi" w:hAnsi="Abadi"/>
                <w:sz w:val="14"/>
                <w:szCs w:val="14"/>
              </w:rPr>
              <w:t>_motor_i</w:t>
            </w:r>
            <w:r>
              <w:rPr>
                <w:rFonts w:ascii="Abadi" w:hAnsi="Abadi"/>
                <w:sz w:val="14"/>
                <w:szCs w:val="14"/>
              </w:rPr>
              <w:t>o”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4566C" w14:textId="77777777" w:rsidR="00C80222" w:rsidRPr="00190222" w:rsidRDefault="00C80222" w:rsidP="00C80222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lastRenderedPageBreak/>
              <w:t>Efficiency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4280E" w14:textId="1362B5C2" w:rsidR="00C80222" w:rsidRPr="00190222" w:rsidRDefault="00C80222" w:rsidP="00C80222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assy.motorEfficencyRating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</w:t>
            </w:r>
            <w:r>
              <w:rPr>
                <w:rFonts w:ascii="Abadi" w:hAnsi="Abadi"/>
                <w:sz w:val="14"/>
                <w:szCs w:val="14"/>
              </w:rPr>
              <w:lastRenderedPageBreak/>
              <w:t>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assy.motorEfficencyRating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5B908906" w14:textId="77777777" w:rsidTr="00E81F8E">
        <w:tc>
          <w:tcPr>
            <w:tcW w:w="1260" w:type="dxa"/>
          </w:tcPr>
          <w:p w14:paraId="0E372310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lastRenderedPageBreak/>
              <w:t>Frequency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7448C306" w14:textId="50750809" w:rsidR="001556D3" w:rsidRPr="00190222" w:rsidRDefault="002B48F1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1.frequency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1.frequency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EAF72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Efficiency Rating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8266" w14:textId="163D8B58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_efficiency”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_efficiency”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022810E8" w14:textId="77777777" w:rsidTr="00E81F8E">
        <w:tc>
          <w:tcPr>
            <w:tcW w:w="1260" w:type="dxa"/>
          </w:tcPr>
          <w:p w14:paraId="52E5A2B1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Volts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4E9F2F46" w14:textId="703143EE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_voltage”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</w:t>
            </w:r>
            <w:r w:rsidR="00DC2E21">
              <w:rPr>
                <w:rFonts w:ascii="Abadi" w:hAnsi="Abadi"/>
                <w:sz w:val="14"/>
                <w:szCs w:val="14"/>
              </w:rPr>
              <w:t>casingMaterial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</w:t>
            </w:r>
            <w:r w:rsidR="00DC2E21">
              <w:rPr>
                <w:rFonts w:ascii="Abadi" w:hAnsi="Abadi"/>
                <w:sz w:val="14"/>
                <w:szCs w:val="14"/>
              </w:rPr>
              <w:t>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7B80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Enclosure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FCCFE" w14:textId="6A83CEE8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_enclosure”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_enclosure”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3D9388D0" w14:textId="77777777" w:rsidTr="00E81F8E">
        <w:tc>
          <w:tcPr>
            <w:tcW w:w="1260" w:type="dxa"/>
          </w:tcPr>
          <w:p w14:paraId="561D4595" w14:textId="77777777" w:rsidR="001556D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RPM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3C0352E7" w14:textId="312AC680" w:rsidR="001556D3" w:rsidRDefault="00B14F89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assy.speedRPM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assy.speedRPM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0365E" w14:textId="77777777" w:rsidR="001556D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Manufacturer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94CE" w14:textId="1FC7383F" w:rsidR="001556D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</w:t>
            </w:r>
            <w:r w:rsidRPr="00602328">
              <w:rPr>
                <w:rFonts w:ascii="Abadi" w:hAnsi="Abadi"/>
                <w:sz w:val="14"/>
                <w:szCs w:val="14"/>
              </w:rPr>
              <w:t>motor</w:t>
            </w:r>
            <w:proofErr w:type="gramEnd"/>
            <w:r w:rsidRPr="00602328">
              <w:rPr>
                <w:rFonts w:ascii="Abadi" w:hAnsi="Abadi"/>
                <w:sz w:val="14"/>
                <w:szCs w:val="14"/>
              </w:rPr>
              <w:t>_manufacturer</w:t>
            </w:r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assy.motor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_manufacturer”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</w:tbl>
    <w:p w14:paraId="5FF47591" w14:textId="77777777" w:rsidR="001556D3" w:rsidRPr="00190222" w:rsidRDefault="001556D3" w:rsidP="001556D3">
      <w:pPr>
        <w:spacing w:before="240" w:after="20"/>
        <w:rPr>
          <w:rFonts w:ascii="Abadi" w:hAnsi="Abadi"/>
          <w:b/>
          <w:bCs/>
          <w:sz w:val="14"/>
          <w:szCs w:val="14"/>
        </w:rPr>
      </w:pPr>
      <w:r w:rsidRPr="00D57DE7">
        <w:rPr>
          <w:rFonts w:ascii="Abadi" w:hAnsi="Abadi"/>
          <w:b/>
          <w:bCs/>
          <w:sz w:val="16"/>
          <w:szCs w:val="16"/>
        </w:rPr>
        <w:t>Estimated Weights</w:t>
      </w:r>
    </w:p>
    <w:tbl>
      <w:tblPr>
        <w:tblStyle w:val="TableGrid"/>
        <w:tblW w:w="5040" w:type="dxa"/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</w:tblGrid>
      <w:tr w:rsidR="001556D3" w:rsidRPr="00190222" w14:paraId="09895E2A" w14:textId="77777777" w:rsidTr="00E81F8E">
        <w:tc>
          <w:tcPr>
            <w:tcW w:w="1260" w:type="dxa"/>
          </w:tcPr>
          <w:p w14:paraId="404F2BFE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190222">
              <w:rPr>
                <w:rFonts w:ascii="Abadi" w:hAnsi="Abadi"/>
                <w:sz w:val="14"/>
                <w:szCs w:val="14"/>
              </w:rPr>
              <w:t>Pump</w:t>
            </w:r>
          </w:p>
        </w:tc>
        <w:tc>
          <w:tcPr>
            <w:tcW w:w="1260" w:type="dxa"/>
          </w:tcPr>
          <w:p w14:paraId="385793D4" w14:textId="0BFE84ED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</w:t>
            </w:r>
            <w:r w:rsidRPr="008D2058">
              <w:rPr>
                <w:rFonts w:ascii="Abadi" w:hAnsi="Abadi"/>
                <w:sz w:val="14"/>
                <w:szCs w:val="14"/>
              </w:rPr>
              <w:t>getConfigurationAttribute(“nonfire_pump_node-</w:t>
            </w:r>
            <w:proofErr w:type="gramStart"/>
            <w:r w:rsidRPr="008D2058">
              <w:rPr>
                <w:rFonts w:ascii="Abadi" w:hAnsi="Abadi"/>
                <w:sz w:val="14"/>
                <w:szCs w:val="14"/>
              </w:rPr>
              <w:t>1.</w:t>
            </w:r>
            <w:r>
              <w:rPr>
                <w:rFonts w:ascii="Abadi" w:hAnsi="Abadi"/>
                <w:sz w:val="14"/>
                <w:szCs w:val="14"/>
              </w:rPr>
              <w:t>verticalInline</w:t>
            </w:r>
            <w:proofErr w:type="gramEnd"/>
            <w:r w:rsidRPr="008D2058"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 w:rsidRPr="008D2058">
              <w:rPr>
                <w:rFonts w:ascii="Abadi" w:hAnsi="Abadi"/>
                <w:sz w:val="14"/>
                <w:szCs w:val="14"/>
              </w:rPr>
              <w:t>assy.</w:t>
            </w:r>
            <w:r>
              <w:rPr>
                <w:rFonts w:ascii="Abadi" w:hAnsi="Abadi"/>
                <w:sz w:val="14"/>
                <w:szCs w:val="14"/>
              </w:rPr>
              <w:t>verticalInlineWeight</w:t>
            </w:r>
            <w:proofErr w:type="gramEnd"/>
            <w:r w:rsidRPr="008D2058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Pr="008D2058"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 w:rsidRPr="008D2058"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 w:rsidRPr="008D2058">
              <w:rPr>
                <w:rFonts w:ascii="Abadi" w:hAnsi="Abadi"/>
                <w:sz w:val="14"/>
                <w:szCs w:val="14"/>
              </w:rPr>
              <w:t>1.verticalInline</w:t>
            </w:r>
            <w:proofErr w:type="gramEnd"/>
            <w:r w:rsidRPr="008D2058"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 w:rsidRPr="008D2058">
              <w:rPr>
                <w:rFonts w:ascii="Abadi" w:hAnsi="Abadi"/>
                <w:sz w:val="14"/>
                <w:szCs w:val="14"/>
              </w:rPr>
              <w:t>assy.verticalInlineWeight</w:t>
            </w:r>
            <w:proofErr w:type="gramEnd"/>
            <w:r w:rsidRPr="008D2058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Pr="008D2058"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 w:rsidRPr="008D2058"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 w:rsidRPr="008D2058"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1260" w:type="dxa"/>
          </w:tcPr>
          <w:p w14:paraId="12CEFCB7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 w:rsidRPr="00190222">
              <w:rPr>
                <w:rFonts w:ascii="Abadi" w:hAnsi="Abadi"/>
                <w:sz w:val="14"/>
                <w:szCs w:val="14"/>
              </w:rPr>
              <w:t>Driver</w:t>
            </w:r>
          </w:p>
        </w:tc>
        <w:tc>
          <w:tcPr>
            <w:tcW w:w="1260" w:type="dxa"/>
          </w:tcPr>
          <w:p w14:paraId="29C1C403" w14:textId="7184FECC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</w:t>
            </w:r>
            <w:r w:rsidRPr="008D2058">
              <w:rPr>
                <w:rFonts w:ascii="Abadi" w:hAnsi="Abadi"/>
                <w:sz w:val="14"/>
                <w:szCs w:val="14"/>
              </w:rPr>
              <w:t>getConfigurationAttribute(“nonfire_pump_node-</w:t>
            </w:r>
            <w:proofErr w:type="gramStart"/>
            <w:r w:rsidRPr="008D2058">
              <w:rPr>
                <w:rFonts w:ascii="Abadi" w:hAnsi="Abadi"/>
                <w:sz w:val="14"/>
                <w:szCs w:val="14"/>
              </w:rPr>
              <w:t>1.</w:t>
            </w:r>
            <w:r>
              <w:rPr>
                <w:rFonts w:ascii="Abadi" w:hAnsi="Abadi"/>
                <w:sz w:val="14"/>
                <w:szCs w:val="14"/>
              </w:rPr>
              <w:t>motor</w:t>
            </w:r>
            <w:proofErr w:type="gramEnd"/>
            <w:r w:rsidRPr="008D2058"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 w:rsidRPr="008D2058">
              <w:rPr>
                <w:rFonts w:ascii="Abadi" w:hAnsi="Abadi"/>
                <w:sz w:val="14"/>
                <w:szCs w:val="14"/>
              </w:rPr>
              <w:t>assy.</w:t>
            </w:r>
            <w:r>
              <w:rPr>
                <w:rFonts w:ascii="Abadi" w:hAnsi="Abadi"/>
                <w:sz w:val="14"/>
                <w:szCs w:val="14"/>
              </w:rPr>
              <w:t>motorWt</w:t>
            </w:r>
            <w:proofErr w:type="gramEnd"/>
            <w:r w:rsidRPr="008D2058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Pr="008D2058"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 w:rsidRPr="008D2058"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 w:rsidRPr="008D2058">
              <w:rPr>
                <w:rFonts w:ascii="Abadi" w:hAnsi="Abadi"/>
                <w:sz w:val="14"/>
                <w:szCs w:val="14"/>
              </w:rPr>
              <w:t>1.motor</w:t>
            </w:r>
            <w:proofErr w:type="gramEnd"/>
            <w:r w:rsidRPr="008D2058">
              <w:rPr>
                <w:rFonts w:ascii="Abadi" w:hAnsi="Abadi"/>
                <w:sz w:val="14"/>
                <w:szCs w:val="14"/>
              </w:rPr>
              <w:t>_nonFire_</w:t>
            </w:r>
            <w:proofErr w:type="gramStart"/>
            <w:r w:rsidRPr="008D2058">
              <w:rPr>
                <w:rFonts w:ascii="Abadi" w:hAnsi="Abadi"/>
                <w:sz w:val="14"/>
                <w:szCs w:val="14"/>
              </w:rPr>
              <w:t>assy.motorWt</w:t>
            </w:r>
            <w:proofErr w:type="gramEnd"/>
            <w:r w:rsidRPr="008D2058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Pr="008D2058"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 w:rsidRPr="008D2058"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 w:rsidRPr="008D2058"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1556D3" w:rsidRPr="00190222" w14:paraId="1DB2D7A9" w14:textId="77777777" w:rsidTr="00E81F8E">
        <w:tc>
          <w:tcPr>
            <w:tcW w:w="1260" w:type="dxa"/>
          </w:tcPr>
          <w:p w14:paraId="75EE3823" w14:textId="77777777" w:rsidR="001556D3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Total</w:t>
            </w:r>
          </w:p>
        </w:tc>
        <w:tc>
          <w:tcPr>
            <w:tcW w:w="1260" w:type="dxa"/>
          </w:tcPr>
          <w:p w14:paraId="4EEC9079" w14:textId="4217A301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1.totalWt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(“nonfire_pump_node-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1.totalWt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  <w:tc>
          <w:tcPr>
            <w:tcW w:w="2520" w:type="dxa"/>
            <w:gridSpan w:val="2"/>
          </w:tcPr>
          <w:p w14:paraId="646F523D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</w:p>
        </w:tc>
      </w:tr>
    </w:tbl>
    <w:p w14:paraId="71083EA4" w14:textId="77777777" w:rsidR="001556D3" w:rsidRPr="00190222" w:rsidRDefault="001556D3" w:rsidP="001556D3">
      <w:pPr>
        <w:spacing w:before="240" w:after="0" w:line="240" w:lineRule="auto"/>
        <w:rPr>
          <w:rFonts w:ascii="Abadi" w:hAnsi="Abadi"/>
          <w:b/>
          <w:bCs/>
          <w:sz w:val="14"/>
          <w:szCs w:val="14"/>
        </w:rPr>
      </w:pPr>
      <w:r w:rsidRPr="00190222">
        <w:rPr>
          <w:rFonts w:ascii="Abadi" w:hAnsi="Abadi"/>
          <w:b/>
          <w:bCs/>
          <w:sz w:val="16"/>
          <w:szCs w:val="16"/>
        </w:rPr>
        <w:t>Additional Options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</w:tblGrid>
      <w:tr w:rsidR="001556D3" w:rsidRPr="00190222" w14:paraId="20389E21" w14:textId="77777777" w:rsidTr="00E81F8E">
        <w:tc>
          <w:tcPr>
            <w:tcW w:w="5040" w:type="dxa"/>
          </w:tcPr>
          <w:p w14:paraId="64580805" w14:textId="77777777" w:rsidR="001556D3" w:rsidRPr="00190222" w:rsidRDefault="001556D3" w:rsidP="00E81F8E">
            <w:pPr>
              <w:rPr>
                <w:rFonts w:ascii="Abadi" w:hAnsi="Abadi"/>
                <w:sz w:val="14"/>
                <w:szCs w:val="14"/>
              </w:rPr>
            </w:pPr>
          </w:p>
        </w:tc>
      </w:tr>
    </w:tbl>
    <w:p w14:paraId="3CFB8F09" w14:textId="6D848C79" w:rsidR="00577E2B" w:rsidRDefault="00577E2B" w:rsidP="00F34BAA">
      <w:pPr>
        <w:spacing w:after="0"/>
      </w:pPr>
      <w:r>
        <w:t>$</w:t>
      </w:r>
      <w:proofErr w:type="gramStart"/>
      <w:r w:rsidRPr="00224947">
        <w:rPr>
          <w:highlight w:val="yellow"/>
        </w:rPr>
        <w:t>elseif</w:t>
      </w:r>
      <w:r>
        <w:t>{</w:t>
      </w:r>
      <w:proofErr w:type="gramEnd"/>
      <w:r>
        <w:t>#</w:t>
      </w:r>
      <w:proofErr w:type="gramStart"/>
      <w:r>
        <w:t>pumpProductLine!=</w:t>
      </w:r>
      <w:proofErr w:type="gramEnd"/>
      <w:r>
        <w:t>”vtfp” &amp;&amp; pumpType=</w:t>
      </w:r>
      <w:proofErr w:type="gramStart"/>
      <w:r>
        <w:t>=“</w:t>
      </w:r>
      <w:proofErr w:type="gramEnd"/>
      <w:r>
        <w:t>red</w:t>
      </w:r>
      <w:proofErr w:type="gramStart"/>
      <w:r>
        <w:t>”}$</w:t>
      </w:r>
      <w:proofErr w:type="gramEnd"/>
    </w:p>
    <w:p w14:paraId="17108512" w14:textId="4179E3AC" w:rsidR="002A564C" w:rsidRDefault="002A564C" w:rsidP="00F34BAA">
      <w:pPr>
        <w:spacing w:after="0"/>
        <w:rPr>
          <w:rFonts w:ascii="Abadi" w:hAnsi="Abadi"/>
          <w:sz w:val="14"/>
          <w:szCs w:val="14"/>
        </w:rPr>
      </w:pPr>
      <w:r>
        <w:rPr>
          <w:rFonts w:ascii="Abadi" w:hAnsi="Abadi"/>
          <w:sz w:val="14"/>
          <w:szCs w:val="14"/>
        </w:rPr>
        <w:t>$define{#ratedPressure=getConfigurationAttribute(“fire_pump_node-</w:t>
      </w:r>
      <w:proofErr w:type="gramStart"/>
      <w:r>
        <w:rPr>
          <w:rFonts w:ascii="Abadi" w:hAnsi="Abadi"/>
          <w:sz w:val="14"/>
          <w:szCs w:val="14"/>
        </w:rPr>
        <w:t>1.</w:t>
      </w:r>
      <w:r w:rsidRPr="002A564C">
        <w:rPr>
          <w:rFonts w:ascii="Abadi" w:hAnsi="Abadi"/>
          <w:sz w:val="14"/>
          <w:szCs w:val="14"/>
        </w:rPr>
        <w:t>fp</w:t>
      </w:r>
      <w:proofErr w:type="gramEnd"/>
      <w:r w:rsidRPr="002A564C">
        <w:rPr>
          <w:rFonts w:ascii="Abadi" w:hAnsi="Abadi"/>
          <w:sz w:val="14"/>
          <w:szCs w:val="14"/>
        </w:rPr>
        <w:t>_maxWorkingPressureAllow_return</w:t>
      </w:r>
      <w:r>
        <w:rPr>
          <w:rFonts w:ascii="Abadi" w:hAnsi="Abadi"/>
          <w:sz w:val="14"/>
          <w:szCs w:val="14"/>
        </w:rPr>
        <w:t>”</w:t>
      </w:r>
      <w:proofErr w:type="gramStart"/>
      <w:r>
        <w:rPr>
          <w:rFonts w:ascii="Abadi" w:hAnsi="Abadi"/>
          <w:sz w:val="14"/>
          <w:szCs w:val="14"/>
        </w:rPr>
        <w:t>)}$</w:t>
      </w:r>
      <w:proofErr w:type="gramEnd"/>
    </w:p>
    <w:p w14:paraId="51826C57" w14:textId="3FCD2C66" w:rsidR="00595070" w:rsidRDefault="00595070" w:rsidP="00F34BAA">
      <w:pPr>
        <w:spacing w:after="0"/>
        <w:rPr>
          <w:rFonts w:ascii="Abadi" w:hAnsi="Abadi"/>
          <w:sz w:val="14"/>
          <w:szCs w:val="14"/>
        </w:rPr>
      </w:pPr>
      <w:r>
        <w:rPr>
          <w:rFonts w:ascii="Abadi" w:hAnsi="Abadi"/>
          <w:sz w:val="14"/>
          <w:szCs w:val="14"/>
        </w:rPr>
        <w:t>$define{#motorManufacturer=getConfigurationAttribute(“fire_pump_node-</w:t>
      </w:r>
      <w:proofErr w:type="gramStart"/>
      <w:r>
        <w:rPr>
          <w:rFonts w:ascii="Abadi" w:hAnsi="Abadi"/>
          <w:sz w:val="14"/>
          <w:szCs w:val="14"/>
        </w:rPr>
        <w:t>1.motorMFG</w:t>
      </w:r>
      <w:proofErr w:type="gramEnd"/>
      <w:r>
        <w:rPr>
          <w:rFonts w:ascii="Abadi" w:hAnsi="Abadi"/>
          <w:sz w:val="14"/>
          <w:szCs w:val="14"/>
        </w:rPr>
        <w:t>”</w:t>
      </w:r>
      <w:proofErr w:type="gramStart"/>
      <w:r>
        <w:rPr>
          <w:rFonts w:ascii="Abadi" w:hAnsi="Abadi"/>
          <w:sz w:val="14"/>
          <w:szCs w:val="14"/>
        </w:rPr>
        <w:t>)}$</w:t>
      </w:r>
      <w:proofErr w:type="gramEnd"/>
    </w:p>
    <w:p w14:paraId="337977BF" w14:textId="77777777" w:rsidR="00F42215" w:rsidRPr="00F42215" w:rsidRDefault="00F42215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$define{#headUomV=getConfigurationAttribute("needs_node-</w:t>
      </w:r>
      <w:proofErr w:type="gramStart"/>
      <w:r w:rsidRPr="00F42215">
        <w:rPr>
          <w:rFonts w:ascii="Abadi" w:hAnsi="Abadi"/>
          <w:sz w:val="14"/>
          <w:szCs w:val="14"/>
        </w:rPr>
        <w:t>1.uomHeadDefault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55F397AD" w14:textId="558C5259" w:rsidR="00F42215" w:rsidRPr="00F42215" w:rsidRDefault="00F42215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#headUom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headUomV!=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headUomV.value!=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#headUomV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7D0EB803" w14:textId="77777777" w:rsidR="00F42215" w:rsidRPr="00F42215" w:rsidRDefault="00F42215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lastRenderedPageBreak/>
        <w:t>$define{#flowUomV=getConfigurationAttribute("needs_node-</w:t>
      </w:r>
      <w:proofErr w:type="gramStart"/>
      <w:r w:rsidRPr="00F42215">
        <w:rPr>
          <w:rFonts w:ascii="Abadi" w:hAnsi="Abadi"/>
          <w:sz w:val="14"/>
          <w:szCs w:val="14"/>
        </w:rPr>
        <w:t>1.uomFlowRateDefault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38B64812" w14:textId="4A44A672" w:rsidR="00F42215" w:rsidRPr="00F42215" w:rsidRDefault="00F42215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#flowUom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flowUomV!=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flowUomV.value!=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#flowUomV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43F7B37B" w14:textId="77777777" w:rsidR="00F42215" w:rsidRPr="00F42215" w:rsidRDefault="00F42215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$define{#rotSpeedUomV=getConfigurationAttribute("needs_node-</w:t>
      </w:r>
      <w:proofErr w:type="gramStart"/>
      <w:r w:rsidRPr="00F42215">
        <w:rPr>
          <w:rFonts w:ascii="Abadi" w:hAnsi="Abadi"/>
          <w:sz w:val="14"/>
          <w:szCs w:val="14"/>
        </w:rPr>
        <w:t>1.uomRotationalSpeedDefault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10AD4077" w14:textId="4106F6B7" w:rsidR="00F42215" w:rsidRPr="00F42215" w:rsidRDefault="00F42215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#rotSpeedUom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rotSpeedUomV!=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rotSpeedUomV.value!=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#rotSpeedUomV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618ED358" w14:textId="77777777" w:rsidR="00F42215" w:rsidRPr="00F42215" w:rsidRDefault="00F42215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$define{#tempUomV=getConfigurationAttribute("needs_node-</w:t>
      </w:r>
      <w:proofErr w:type="gramStart"/>
      <w:r w:rsidRPr="00F42215">
        <w:rPr>
          <w:rFonts w:ascii="Abadi" w:hAnsi="Abadi"/>
          <w:sz w:val="14"/>
          <w:szCs w:val="14"/>
        </w:rPr>
        <w:t>1.uomTemperatureDefault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3F4EC710" w14:textId="312AB8D5" w:rsidR="00F42215" w:rsidRPr="00F42215" w:rsidRDefault="00F42215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#tempUom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tempUomV!=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tempUomV.value!=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#tempUomV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4C378076" w14:textId="77777777" w:rsidR="00F42215" w:rsidRPr="00F42215" w:rsidRDefault="00F42215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$define{#lengthUomV=getConfigurationAttribute("needs_node-</w:t>
      </w:r>
      <w:proofErr w:type="gramStart"/>
      <w:r w:rsidRPr="00F42215">
        <w:rPr>
          <w:rFonts w:ascii="Abadi" w:hAnsi="Abadi"/>
          <w:sz w:val="14"/>
          <w:szCs w:val="14"/>
        </w:rPr>
        <w:t>1.uomLengthDefault</w:t>
      </w:r>
      <w:proofErr w:type="gramEnd"/>
      <w:r w:rsidRPr="00F42215">
        <w:rPr>
          <w:rFonts w:ascii="Abadi" w:hAnsi="Abadi"/>
          <w:sz w:val="14"/>
          <w:szCs w:val="14"/>
        </w:rPr>
        <w:t>"</w:t>
      </w:r>
      <w:proofErr w:type="gramStart"/>
      <w:r w:rsidRPr="00F42215">
        <w:rPr>
          <w:rFonts w:ascii="Abadi" w:hAnsi="Abadi"/>
          <w:sz w:val="14"/>
          <w:szCs w:val="14"/>
        </w:rPr>
        <w:t>)}$</w:t>
      </w:r>
      <w:proofErr w:type="gramEnd"/>
    </w:p>
    <w:p w14:paraId="08480BEF" w14:textId="075054B1" w:rsidR="00F42215" w:rsidRPr="00F42215" w:rsidRDefault="00F42215" w:rsidP="00F42215">
      <w:pPr>
        <w:spacing w:after="0"/>
        <w:rPr>
          <w:rFonts w:ascii="Abadi" w:hAnsi="Abadi"/>
          <w:sz w:val="14"/>
          <w:szCs w:val="14"/>
        </w:rPr>
      </w:pPr>
      <w:r w:rsidRPr="00F42215">
        <w:rPr>
          <w:rFonts w:ascii="Abadi" w:hAnsi="Abadi"/>
          <w:sz w:val="14"/>
          <w:szCs w:val="14"/>
        </w:rPr>
        <w:t>$</w:t>
      </w:r>
      <w:proofErr w:type="gramStart"/>
      <w:r w:rsidRPr="00F42215">
        <w:rPr>
          <w:rFonts w:ascii="Abadi" w:hAnsi="Abadi"/>
          <w:sz w:val="14"/>
          <w:szCs w:val="14"/>
        </w:rPr>
        <w:t>define{</w:t>
      </w:r>
      <w:proofErr w:type="gramEnd"/>
      <w:r w:rsidRPr="00F42215">
        <w:rPr>
          <w:rFonts w:ascii="Abadi" w:hAnsi="Abadi"/>
          <w:sz w:val="14"/>
          <w:szCs w:val="14"/>
        </w:rPr>
        <w:t>#lengthUom</w:t>
      </w:r>
      <w:proofErr w:type="gramStart"/>
      <w:r w:rsidRPr="00F42215">
        <w:rPr>
          <w:rFonts w:ascii="Abadi" w:hAnsi="Abadi"/>
          <w:sz w:val="14"/>
          <w:szCs w:val="14"/>
        </w:rPr>
        <w:t>=(</w:t>
      </w:r>
      <w:proofErr w:type="gramEnd"/>
      <w:r w:rsidRPr="00F42215">
        <w:rPr>
          <w:rFonts w:ascii="Abadi" w:hAnsi="Abadi"/>
          <w:sz w:val="14"/>
          <w:szCs w:val="14"/>
        </w:rPr>
        <w:t>#</w:t>
      </w:r>
      <w:proofErr w:type="gramStart"/>
      <w:r w:rsidRPr="00F42215">
        <w:rPr>
          <w:rFonts w:ascii="Abadi" w:hAnsi="Abadi"/>
          <w:sz w:val="14"/>
          <w:szCs w:val="14"/>
        </w:rPr>
        <w:t>lengthUomV!=</w:t>
      </w:r>
      <w:proofErr w:type="gramEnd"/>
      <w:r w:rsidRPr="00F42215">
        <w:rPr>
          <w:rFonts w:ascii="Abadi" w:hAnsi="Abadi"/>
          <w:sz w:val="14"/>
          <w:szCs w:val="14"/>
        </w:rPr>
        <w:t>null &amp;&amp; #</w:t>
      </w:r>
      <w:proofErr w:type="gramStart"/>
      <w:r w:rsidRPr="00F42215">
        <w:rPr>
          <w:rFonts w:ascii="Abadi" w:hAnsi="Abadi"/>
          <w:sz w:val="14"/>
          <w:szCs w:val="14"/>
        </w:rPr>
        <w:t>lengthUomV.value!=</w:t>
      </w:r>
      <w:proofErr w:type="gramEnd"/>
      <w:r w:rsidRPr="00F42215">
        <w:rPr>
          <w:rFonts w:ascii="Abadi" w:hAnsi="Abadi"/>
          <w:sz w:val="14"/>
          <w:szCs w:val="14"/>
        </w:rPr>
        <w:t>null</w:t>
      </w:r>
      <w:proofErr w:type="gramStart"/>
      <w:r w:rsidRPr="00F42215">
        <w:rPr>
          <w:rFonts w:ascii="Abadi" w:hAnsi="Abadi"/>
          <w:sz w:val="14"/>
          <w:szCs w:val="14"/>
        </w:rPr>
        <w:t>) ?</w:t>
      </w:r>
      <w:proofErr w:type="gramEnd"/>
      <w:r w:rsidRPr="00F42215">
        <w:rPr>
          <w:rFonts w:ascii="Abadi" w:hAnsi="Abadi"/>
          <w:sz w:val="14"/>
          <w:szCs w:val="14"/>
        </w:rPr>
        <w:t xml:space="preserve"> #lengthUomV</w:t>
      </w:r>
      <w:r w:rsidR="00AF2BA3">
        <w:rPr>
          <w:rFonts w:ascii="Abadi" w:hAnsi="Abadi"/>
          <w:sz w:val="14"/>
          <w:szCs w:val="14"/>
        </w:rPr>
        <w:t>.valueDescription:</w:t>
      </w:r>
      <w:r w:rsidRPr="00F42215">
        <w:rPr>
          <w:rFonts w:ascii="Abadi" w:hAnsi="Abadi"/>
          <w:sz w:val="14"/>
          <w:szCs w:val="14"/>
        </w:rPr>
        <w:t xml:space="preserve"> "N/A</w:t>
      </w:r>
      <w:proofErr w:type="gramStart"/>
      <w:r w:rsidRPr="00F42215">
        <w:rPr>
          <w:rFonts w:ascii="Abadi" w:hAnsi="Abadi"/>
          <w:sz w:val="14"/>
          <w:szCs w:val="14"/>
        </w:rPr>
        <w:t>"}$</w:t>
      </w:r>
      <w:proofErr w:type="gramEnd"/>
    </w:p>
    <w:p w14:paraId="2C441911" w14:textId="77777777" w:rsidR="000E5F0B" w:rsidRPr="002A564C" w:rsidRDefault="000E5F0B" w:rsidP="00F34BAA">
      <w:pPr>
        <w:spacing w:after="0"/>
        <w:rPr>
          <w:rFonts w:ascii="Abadi" w:hAnsi="Abadi"/>
          <w:sz w:val="14"/>
          <w:szCs w:val="14"/>
        </w:rPr>
      </w:pPr>
    </w:p>
    <w:p w14:paraId="2FB13F4D" w14:textId="16CA9F9F" w:rsidR="00577E2B" w:rsidRPr="00190222" w:rsidRDefault="00577E2B" w:rsidP="00577E2B">
      <w:pPr>
        <w:spacing w:before="240" w:after="20"/>
        <w:rPr>
          <w:rFonts w:ascii="Abadi" w:hAnsi="Abadi"/>
          <w:b/>
          <w:bCs/>
          <w:sz w:val="14"/>
          <w:szCs w:val="14"/>
        </w:rPr>
      </w:pPr>
      <w:r w:rsidRPr="00190222">
        <w:rPr>
          <w:rFonts w:ascii="Abadi" w:hAnsi="Abadi"/>
          <w:b/>
          <w:bCs/>
          <w:sz w:val="16"/>
          <w:szCs w:val="16"/>
        </w:rPr>
        <w:t>Pump Data</w:t>
      </w:r>
    </w:p>
    <w:tbl>
      <w:tblPr>
        <w:tblStyle w:val="TableGrid"/>
        <w:tblW w:w="5035" w:type="dxa"/>
        <w:tblLayout w:type="fixed"/>
        <w:tblLook w:val="04A0" w:firstRow="1" w:lastRow="0" w:firstColumn="1" w:lastColumn="0" w:noHBand="0" w:noVBand="1"/>
      </w:tblPr>
      <w:tblGrid>
        <w:gridCol w:w="1705"/>
        <w:gridCol w:w="3330"/>
      </w:tblGrid>
      <w:tr w:rsidR="00577E2B" w:rsidRPr="00190222" w14:paraId="7E3A83FD" w14:textId="77777777" w:rsidTr="00577E2B">
        <w:tc>
          <w:tcPr>
            <w:tcW w:w="1705" w:type="dxa"/>
          </w:tcPr>
          <w:p w14:paraId="3DD62C83" w14:textId="77777777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Series</w:t>
            </w:r>
          </w:p>
        </w:tc>
        <w:tc>
          <w:tcPr>
            <w:tcW w:w="3330" w:type="dxa"/>
          </w:tcPr>
          <w:p w14:paraId="5C7678A0" w14:textId="4F5512DA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${getConfigurationAttribute(“fire_pump_node-1.</w:t>
            </w:r>
            <w:r w:rsidR="008833CB">
              <w:rPr>
                <w:rFonts w:ascii="Abadi" w:hAnsi="Abadi"/>
                <w:sz w:val="14"/>
                <w:szCs w:val="14"/>
              </w:rPr>
              <w:t>rp_pumpSeries</w:t>
            </w:r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(“fire_pump_node-1.rp_pumpSeries”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577E2B" w:rsidRPr="00190222" w14:paraId="69A95D92" w14:textId="77777777" w:rsidTr="00577E2B">
        <w:tc>
          <w:tcPr>
            <w:tcW w:w="1705" w:type="dxa"/>
          </w:tcPr>
          <w:p w14:paraId="25E68769" w14:textId="77777777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Model</w:t>
            </w:r>
          </w:p>
        </w:tc>
        <w:tc>
          <w:tcPr>
            <w:tcW w:w="3330" w:type="dxa"/>
          </w:tcPr>
          <w:p w14:paraId="17E57C6C" w14:textId="406DD4D5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1.pumpModel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1.pumpModel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577E2B" w:rsidRPr="00190222" w14:paraId="3FCF9592" w14:textId="77777777" w:rsidTr="00577E2B">
        <w:tc>
          <w:tcPr>
            <w:tcW w:w="1705" w:type="dxa"/>
          </w:tcPr>
          <w:p w14:paraId="2177945D" w14:textId="77777777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Size</w:t>
            </w:r>
          </w:p>
        </w:tc>
        <w:tc>
          <w:tcPr>
            <w:tcW w:w="3330" w:type="dxa"/>
          </w:tcPr>
          <w:p w14:paraId="038383F6" w14:textId="77591AE2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_size”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_size”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577E2B" w:rsidRPr="00190222" w14:paraId="7FB6E17F" w14:textId="77777777" w:rsidTr="00577E2B">
        <w:tc>
          <w:tcPr>
            <w:tcW w:w="1705" w:type="dxa"/>
          </w:tcPr>
          <w:p w14:paraId="19A9C7CD" w14:textId="77777777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 w:rsidRPr="00AF7093">
              <w:rPr>
                <w:rFonts w:ascii="Abadi" w:hAnsi="Abadi"/>
                <w:sz w:val="14"/>
                <w:szCs w:val="14"/>
              </w:rPr>
              <w:t>Flow</w:t>
            </w:r>
          </w:p>
        </w:tc>
        <w:tc>
          <w:tcPr>
            <w:tcW w:w="3330" w:type="dxa"/>
          </w:tcPr>
          <w:p w14:paraId="2162BB12" w14:textId="528B3A0C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1.flowRate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1.flowRate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F37577">
              <w:rPr>
                <w:rFonts w:ascii="Abadi" w:hAnsi="Abadi"/>
                <w:sz w:val="14"/>
                <w:szCs w:val="14"/>
              </w:rPr>
              <w:t>${#</w:t>
            </w:r>
            <w:proofErr w:type="gramStart"/>
            <w:r w:rsidR="00F37577">
              <w:rPr>
                <w:rFonts w:ascii="Abadi" w:hAnsi="Abadi"/>
                <w:sz w:val="14"/>
                <w:szCs w:val="14"/>
              </w:rPr>
              <w:t>flowUom}$</w:t>
            </w:r>
            <w:proofErr w:type="gramEnd"/>
          </w:p>
        </w:tc>
      </w:tr>
      <w:tr w:rsidR="00577E2B" w:rsidRPr="00190222" w14:paraId="0185DA8A" w14:textId="77777777" w:rsidTr="00577E2B">
        <w:tc>
          <w:tcPr>
            <w:tcW w:w="1705" w:type="dxa"/>
          </w:tcPr>
          <w:p w14:paraId="25F5B562" w14:textId="4260654C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Rated Pressure</w:t>
            </w:r>
          </w:p>
        </w:tc>
        <w:tc>
          <w:tcPr>
            <w:tcW w:w="3330" w:type="dxa"/>
          </w:tcPr>
          <w:p w14:paraId="5E3C27F9" w14:textId="7AA07488" w:rsidR="00577E2B" w:rsidRPr="00190222" w:rsidRDefault="007934CC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1.MAWP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</w:t>
            </w:r>
            <w:r w:rsidR="002A564C">
              <w:rPr>
                <w:rFonts w:ascii="Abadi" w:hAnsi="Abadi"/>
                <w:sz w:val="14"/>
                <w:szCs w:val="14"/>
              </w:rPr>
              <w:t>getConfigurationAttribute</w:t>
            </w:r>
            <w:proofErr w:type="gramEnd"/>
            <w:r w:rsidR="002A564C"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 w:rsidR="002A564C">
              <w:rPr>
                <w:rFonts w:ascii="Abadi" w:hAnsi="Abadi"/>
                <w:sz w:val="14"/>
                <w:szCs w:val="14"/>
              </w:rPr>
              <w:t>1.MAWP</w:t>
            </w:r>
            <w:proofErr w:type="gramEnd"/>
            <w:r w:rsidR="002A564C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="002A564C"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 w:rsidR="002A564C"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 w:rsidR="002A564C">
              <w:rPr>
                <w:rFonts w:ascii="Abadi" w:hAnsi="Abadi"/>
                <w:sz w:val="14"/>
                <w:szCs w:val="14"/>
              </w:rPr>
              <w:t>" }</w:t>
            </w:r>
            <w:proofErr w:type="gramEnd"/>
            <w:r w:rsidR="002A564C">
              <w:rPr>
                <w:rFonts w:ascii="Abadi" w:hAnsi="Abadi"/>
                <w:sz w:val="14"/>
                <w:szCs w:val="14"/>
              </w:rPr>
              <w:t>$</w:t>
            </w:r>
          </w:p>
        </w:tc>
      </w:tr>
      <w:tr w:rsidR="00F34BAA" w:rsidRPr="00190222" w14:paraId="6DB54A29" w14:textId="77777777" w:rsidTr="00577E2B">
        <w:tc>
          <w:tcPr>
            <w:tcW w:w="1705" w:type="dxa"/>
          </w:tcPr>
          <w:p w14:paraId="12BDA923" w14:textId="3141A570" w:rsidR="00F34BAA" w:rsidRDefault="00F34BAA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RPM</w:t>
            </w:r>
          </w:p>
        </w:tc>
        <w:tc>
          <w:tcPr>
            <w:tcW w:w="3330" w:type="dxa"/>
          </w:tcPr>
          <w:p w14:paraId="110E53E6" w14:textId="003296FE" w:rsidR="00F34BAA" w:rsidRPr="00190222" w:rsidRDefault="00F37577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${#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r</w:t>
            </w:r>
            <w:r w:rsidRPr="00F42215">
              <w:rPr>
                <w:rFonts w:ascii="Abadi" w:hAnsi="Abadi"/>
                <w:sz w:val="14"/>
                <w:szCs w:val="14"/>
              </w:rPr>
              <w:t>otSpeedUom</w:t>
            </w:r>
            <w:r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</w:tr>
      <w:tr w:rsidR="00F34BAA" w:rsidRPr="00190222" w14:paraId="69ECEC45" w14:textId="77777777" w:rsidTr="00577E2B">
        <w:tc>
          <w:tcPr>
            <w:tcW w:w="1705" w:type="dxa"/>
          </w:tcPr>
          <w:p w14:paraId="640C9AD6" w14:textId="70AC4183" w:rsidR="00F34BAA" w:rsidRDefault="00F34BAA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Rotation</w:t>
            </w:r>
          </w:p>
        </w:tc>
        <w:tc>
          <w:tcPr>
            <w:tcW w:w="3330" w:type="dxa"/>
          </w:tcPr>
          <w:p w14:paraId="529CF196" w14:textId="53556660" w:rsidR="00F34BAA" w:rsidRPr="00190222" w:rsidRDefault="002A564C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1.rotation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</w:t>
            </w:r>
            <w:r w:rsidR="00F8052C">
              <w:rPr>
                <w:rFonts w:ascii="Abadi" w:hAnsi="Abadi"/>
                <w:sz w:val="14"/>
                <w:szCs w:val="14"/>
              </w:rPr>
              <w:t>=null?getConfigu</w:t>
            </w:r>
            <w:r>
              <w:rPr>
                <w:rFonts w:ascii="Abadi" w:hAnsi="Abadi"/>
                <w:sz w:val="14"/>
                <w:szCs w:val="14"/>
              </w:rPr>
              <w:t>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1.rotation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577E2B" w:rsidRPr="00190222" w14:paraId="795980BE" w14:textId="77777777" w:rsidTr="00577E2B">
        <w:tc>
          <w:tcPr>
            <w:tcW w:w="1705" w:type="dxa"/>
          </w:tcPr>
          <w:p w14:paraId="071D8E38" w14:textId="1A99DADD" w:rsidR="00577E2B" w:rsidRPr="00AF7093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Liquid Type</w:t>
            </w:r>
          </w:p>
        </w:tc>
        <w:tc>
          <w:tcPr>
            <w:tcW w:w="3330" w:type="dxa"/>
          </w:tcPr>
          <w:p w14:paraId="13E5A2A9" w14:textId="35BC52A9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</w:t>
            </w:r>
            <w:r w:rsidR="00352F22">
              <w:rPr>
                <w:rFonts w:ascii="Abadi" w:hAnsi="Abadi"/>
                <w:sz w:val="14"/>
                <w:szCs w:val="14"/>
              </w:rPr>
              <w:t>liquid</w:t>
            </w:r>
            <w:r w:rsidR="008D002A">
              <w:rPr>
                <w:rFonts w:ascii="Abadi" w:hAnsi="Abadi"/>
                <w:sz w:val="14"/>
                <w:szCs w:val="14"/>
              </w:rPr>
              <w:t>Medium</w:t>
            </w:r>
            <w:proofErr w:type="gramEnd"/>
            <w:r w:rsidR="00352F22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="00352F22"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 w:rsidR="00352F22"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 w:rsidR="00352F22">
              <w:rPr>
                <w:rFonts w:ascii="Abadi" w:hAnsi="Abadi"/>
                <w:sz w:val="14"/>
                <w:szCs w:val="14"/>
              </w:rPr>
              <w:t>1.liquidMedium</w:t>
            </w:r>
            <w:proofErr w:type="gramEnd"/>
            <w:r w:rsidR="00352F22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="00352F22"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 w:rsidR="00352F22"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 w:rsidR="00352F22"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577E2B" w:rsidRPr="00190222" w14:paraId="3E792088" w14:textId="77777777" w:rsidTr="00577E2B">
        <w:tc>
          <w:tcPr>
            <w:tcW w:w="1705" w:type="dxa"/>
          </w:tcPr>
          <w:p w14:paraId="79ACE238" w14:textId="0AF062A8" w:rsidR="00577E2B" w:rsidRPr="00AF7093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Discharge Size</w:t>
            </w:r>
          </w:p>
        </w:tc>
        <w:tc>
          <w:tcPr>
            <w:tcW w:w="3330" w:type="dxa"/>
          </w:tcPr>
          <w:p w14:paraId="786F7F71" w14:textId="0ACC01AE" w:rsidR="00577E2B" w:rsidRPr="00190222" w:rsidRDefault="008D002A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1.dischargeSize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1.dischargeSize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DE2516">
              <w:rPr>
                <w:rFonts w:ascii="Abadi" w:hAnsi="Abadi"/>
                <w:sz w:val="14"/>
                <w:szCs w:val="14"/>
              </w:rPr>
              <w:t xml:space="preserve"> ${</w:t>
            </w:r>
            <w:r w:rsidR="00DE2516" w:rsidRPr="00D97D90">
              <w:rPr>
                <w:sz w:val="14"/>
                <w:szCs w:val="14"/>
                <w:lang w:val="en-GB"/>
              </w:rPr>
              <w:t>#</w:t>
            </w:r>
            <w:proofErr w:type="gramStart"/>
            <w:r w:rsidR="00DE2516" w:rsidRPr="00D97D90">
              <w:rPr>
                <w:sz w:val="14"/>
                <w:szCs w:val="14"/>
                <w:lang w:val="en-GB"/>
              </w:rPr>
              <w:t>lengthUom</w:t>
            </w:r>
            <w:r w:rsidR="00DE2516"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</w:tr>
      <w:tr w:rsidR="00577E2B" w:rsidRPr="00190222" w14:paraId="1C1AAD20" w14:textId="77777777" w:rsidTr="00577E2B">
        <w:tc>
          <w:tcPr>
            <w:tcW w:w="1705" w:type="dxa"/>
          </w:tcPr>
          <w:p w14:paraId="47E1C584" w14:textId="4D9A63E9" w:rsidR="00577E2B" w:rsidRPr="00AF7093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Suction Size</w:t>
            </w:r>
          </w:p>
        </w:tc>
        <w:tc>
          <w:tcPr>
            <w:tcW w:w="3330" w:type="dxa"/>
          </w:tcPr>
          <w:p w14:paraId="3B633710" w14:textId="0DB93D90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</w:t>
            </w:r>
            <w:r w:rsidR="008D002A">
              <w:rPr>
                <w:rFonts w:ascii="Abadi" w:hAnsi="Abadi"/>
                <w:sz w:val="14"/>
                <w:szCs w:val="14"/>
              </w:rPr>
              <w:t>suctionSize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1.suctionSize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DE2516">
              <w:rPr>
                <w:rFonts w:ascii="Abadi" w:hAnsi="Abadi"/>
                <w:sz w:val="14"/>
                <w:szCs w:val="14"/>
              </w:rPr>
              <w:t xml:space="preserve"> ${</w:t>
            </w:r>
            <w:r w:rsidR="00DE2516" w:rsidRPr="00D97D90">
              <w:rPr>
                <w:sz w:val="14"/>
                <w:szCs w:val="14"/>
                <w:lang w:val="en-GB"/>
              </w:rPr>
              <w:t>#</w:t>
            </w:r>
            <w:proofErr w:type="gramStart"/>
            <w:r w:rsidR="00DE2516" w:rsidRPr="00D97D90">
              <w:rPr>
                <w:sz w:val="14"/>
                <w:szCs w:val="14"/>
                <w:lang w:val="en-GB"/>
              </w:rPr>
              <w:t>lengthUom</w:t>
            </w:r>
            <w:r w:rsidR="00DE2516"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</w:tr>
      <w:tr w:rsidR="00577E2B" w:rsidRPr="00190222" w14:paraId="5ED17845" w14:textId="77777777" w:rsidTr="00577E2B">
        <w:tc>
          <w:tcPr>
            <w:tcW w:w="1705" w:type="dxa"/>
          </w:tcPr>
          <w:p w14:paraId="1F4D7CEA" w14:textId="34AF6DE6" w:rsidR="00577E2B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Impeller Diameter</w:t>
            </w:r>
          </w:p>
        </w:tc>
        <w:tc>
          <w:tcPr>
            <w:tcW w:w="3330" w:type="dxa"/>
          </w:tcPr>
          <w:p w14:paraId="7ABDCF95" w14:textId="1AE1AD31" w:rsidR="00577E2B" w:rsidRDefault="008D002A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1.impellerDiameter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1.impellerDiameter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F13772">
              <w:rPr>
                <w:rFonts w:ascii="Abadi" w:hAnsi="Abadi"/>
                <w:sz w:val="14"/>
                <w:szCs w:val="14"/>
              </w:rPr>
              <w:t xml:space="preserve"> ${</w:t>
            </w:r>
            <w:r w:rsidR="00F13772" w:rsidRPr="00D97D90">
              <w:rPr>
                <w:sz w:val="14"/>
                <w:szCs w:val="14"/>
                <w:lang w:val="en-GB"/>
              </w:rPr>
              <w:t>#</w:t>
            </w:r>
            <w:proofErr w:type="gramStart"/>
            <w:r w:rsidR="00F13772" w:rsidRPr="00D97D90">
              <w:rPr>
                <w:sz w:val="14"/>
                <w:szCs w:val="14"/>
                <w:lang w:val="en-GB"/>
              </w:rPr>
              <w:t>lengthUom</w:t>
            </w:r>
            <w:r w:rsidR="00F13772"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</w:tr>
      <w:tr w:rsidR="00577E2B" w:rsidRPr="00190222" w14:paraId="4A75D13D" w14:textId="77777777" w:rsidTr="00577E2B">
        <w:tc>
          <w:tcPr>
            <w:tcW w:w="1705" w:type="dxa"/>
          </w:tcPr>
          <w:p w14:paraId="2EB02349" w14:textId="32E15123" w:rsidR="00577E2B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Connection Type</w:t>
            </w:r>
          </w:p>
        </w:tc>
        <w:tc>
          <w:tcPr>
            <w:tcW w:w="3330" w:type="dxa"/>
          </w:tcPr>
          <w:p w14:paraId="36468555" w14:textId="38D0E819" w:rsidR="00577E2B" w:rsidRDefault="00EB2052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1.flangeRating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1.flangeRating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577E2B" w:rsidRPr="00190222" w14:paraId="41E8326B" w14:textId="77777777" w:rsidTr="00577E2B">
        <w:tc>
          <w:tcPr>
            <w:tcW w:w="1705" w:type="dxa"/>
          </w:tcPr>
          <w:p w14:paraId="26BC855E" w14:textId="7573E02F" w:rsidR="00577E2B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Base Type</w:t>
            </w:r>
          </w:p>
        </w:tc>
        <w:tc>
          <w:tcPr>
            <w:tcW w:w="3330" w:type="dxa"/>
          </w:tcPr>
          <w:p w14:paraId="29552138" w14:textId="57A7FD4D" w:rsidR="00577E2B" w:rsidRDefault="008D002A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1.base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_type”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1.base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_type”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</w:tbl>
    <w:p w14:paraId="46706776" w14:textId="77777777" w:rsidR="00577E2B" w:rsidRPr="00190222" w:rsidRDefault="00577E2B" w:rsidP="00577E2B">
      <w:pPr>
        <w:spacing w:before="240" w:after="20"/>
        <w:rPr>
          <w:rFonts w:ascii="Abadi" w:hAnsi="Abadi"/>
          <w:b/>
          <w:bCs/>
          <w:sz w:val="16"/>
          <w:szCs w:val="16"/>
        </w:rPr>
      </w:pPr>
      <w:r w:rsidRPr="00190222">
        <w:rPr>
          <w:rFonts w:ascii="Abadi" w:hAnsi="Abadi"/>
          <w:b/>
          <w:bCs/>
          <w:sz w:val="16"/>
          <w:szCs w:val="16"/>
        </w:rPr>
        <w:t>Pump Materials of Construction</w:t>
      </w:r>
    </w:p>
    <w:tbl>
      <w:tblPr>
        <w:tblStyle w:val="TableGrid"/>
        <w:tblW w:w="5035" w:type="dxa"/>
        <w:tblLayout w:type="fixed"/>
        <w:tblLook w:val="04A0" w:firstRow="1" w:lastRow="0" w:firstColumn="1" w:lastColumn="0" w:noHBand="0" w:noVBand="1"/>
      </w:tblPr>
      <w:tblGrid>
        <w:gridCol w:w="1705"/>
        <w:gridCol w:w="3330"/>
      </w:tblGrid>
      <w:tr w:rsidR="00577E2B" w:rsidRPr="00190222" w14:paraId="09A030E6" w14:textId="77777777" w:rsidTr="00577E2B">
        <w:tc>
          <w:tcPr>
            <w:tcW w:w="1705" w:type="dxa"/>
          </w:tcPr>
          <w:p w14:paraId="613DF49B" w14:textId="03814096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Pump</w:t>
            </w:r>
          </w:p>
        </w:tc>
        <w:tc>
          <w:tcPr>
            <w:tcW w:w="3330" w:type="dxa"/>
            <w:tcBorders>
              <w:right w:val="single" w:sz="4" w:space="0" w:color="auto"/>
            </w:tcBorders>
          </w:tcPr>
          <w:p w14:paraId="20DDB6E0" w14:textId="2D1DDC99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1.pumpMaterial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577E2B" w:rsidRPr="00190222" w14:paraId="2DE661C3" w14:textId="77777777" w:rsidTr="00577E2B">
        <w:tc>
          <w:tcPr>
            <w:tcW w:w="1705" w:type="dxa"/>
          </w:tcPr>
          <w:p w14:paraId="6180A272" w14:textId="2B7E75E8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Shaft</w:t>
            </w:r>
          </w:p>
        </w:tc>
        <w:tc>
          <w:tcPr>
            <w:tcW w:w="3330" w:type="dxa"/>
            <w:tcBorders>
              <w:right w:val="single" w:sz="4" w:space="0" w:color="auto"/>
            </w:tcBorders>
          </w:tcPr>
          <w:p w14:paraId="1EE4E6C7" w14:textId="6E9239AD" w:rsidR="00577E2B" w:rsidRPr="00190222" w:rsidRDefault="00562C7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1.shaftMaterial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</w:t>
            </w:r>
            <w:r w:rsidR="000C5DE3">
              <w:rPr>
                <w:rFonts w:ascii="Abadi" w:hAnsi="Abadi"/>
                <w:sz w:val="14"/>
                <w:szCs w:val="14"/>
              </w:rPr>
              <w:t>=null?getConfigu</w:t>
            </w:r>
            <w:r w:rsidR="0064011E">
              <w:rPr>
                <w:rFonts w:ascii="Abadi" w:hAnsi="Abadi"/>
                <w:sz w:val="14"/>
                <w:szCs w:val="14"/>
              </w:rPr>
              <w:t>r</w:t>
            </w:r>
            <w:r>
              <w:rPr>
                <w:rFonts w:ascii="Abadi" w:hAnsi="Abadi"/>
                <w:sz w:val="14"/>
                <w:szCs w:val="14"/>
              </w:rPr>
              <w:t>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1.shaftMaterial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</w:tbl>
    <w:p w14:paraId="62D607FC" w14:textId="77777777" w:rsidR="00577E2B" w:rsidRPr="00190222" w:rsidRDefault="00577E2B" w:rsidP="00577E2B">
      <w:pPr>
        <w:spacing w:before="240" w:after="20"/>
        <w:rPr>
          <w:rFonts w:ascii="Abadi" w:hAnsi="Abadi"/>
          <w:b/>
          <w:bCs/>
          <w:sz w:val="16"/>
          <w:szCs w:val="16"/>
        </w:rPr>
      </w:pPr>
      <w:r w:rsidRPr="00190222">
        <w:rPr>
          <w:rFonts w:ascii="Abadi" w:hAnsi="Abadi"/>
          <w:b/>
          <w:bCs/>
          <w:sz w:val="16"/>
          <w:szCs w:val="16"/>
        </w:rPr>
        <w:t>Motor Data</w:t>
      </w:r>
    </w:p>
    <w:tbl>
      <w:tblPr>
        <w:tblStyle w:val="TableGrid"/>
        <w:tblW w:w="5035" w:type="dxa"/>
        <w:tblLayout w:type="fixed"/>
        <w:tblLook w:val="04A0" w:firstRow="1" w:lastRow="0" w:firstColumn="1" w:lastColumn="0" w:noHBand="0" w:noVBand="1"/>
      </w:tblPr>
      <w:tblGrid>
        <w:gridCol w:w="1705"/>
        <w:gridCol w:w="3330"/>
      </w:tblGrid>
      <w:tr w:rsidR="00577E2B" w:rsidRPr="00190222" w14:paraId="083C1908" w14:textId="77777777" w:rsidTr="00577E2B">
        <w:tc>
          <w:tcPr>
            <w:tcW w:w="1705" w:type="dxa"/>
          </w:tcPr>
          <w:p w14:paraId="47FD3340" w14:textId="77777777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Power</w:t>
            </w:r>
          </w:p>
        </w:tc>
        <w:tc>
          <w:tcPr>
            <w:tcW w:w="3330" w:type="dxa"/>
            <w:tcBorders>
              <w:right w:val="single" w:sz="4" w:space="0" w:color="auto"/>
            </w:tcBorders>
          </w:tcPr>
          <w:p w14:paraId="57A3FCE2" w14:textId="0E6FA073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</w:t>
            </w:r>
            <w:r w:rsidR="00033A27">
              <w:rPr>
                <w:rFonts w:ascii="Abadi" w:hAnsi="Abadi"/>
                <w:sz w:val="14"/>
                <w:szCs w:val="14"/>
              </w:rPr>
              <w:t>motorHP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</w:t>
            </w:r>
            <w:r w:rsidR="004F2388">
              <w:rPr>
                <w:rFonts w:ascii="Abadi" w:hAnsi="Abadi"/>
                <w:sz w:val="14"/>
                <w:szCs w:val="14"/>
              </w:rPr>
              <w:t>=null?getConfigu</w:t>
            </w:r>
            <w:r>
              <w:rPr>
                <w:rFonts w:ascii="Abadi" w:hAnsi="Abadi"/>
                <w:sz w:val="14"/>
                <w:szCs w:val="14"/>
              </w:rPr>
              <w:t>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1.motorHP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).valueDescription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:"N/A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577E2B" w:rsidRPr="00190222" w14:paraId="05B885E6" w14:textId="77777777" w:rsidTr="00577E2B">
        <w:tc>
          <w:tcPr>
            <w:tcW w:w="1705" w:type="dxa"/>
          </w:tcPr>
          <w:p w14:paraId="0498F218" w14:textId="77777777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Phase</w:t>
            </w:r>
          </w:p>
        </w:tc>
        <w:tc>
          <w:tcPr>
            <w:tcW w:w="3330" w:type="dxa"/>
            <w:tcBorders>
              <w:right w:val="single" w:sz="4" w:space="0" w:color="auto"/>
            </w:tcBorders>
          </w:tcPr>
          <w:p w14:paraId="7A8C404E" w14:textId="61421664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1.phase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1.phase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577E2B" w:rsidRPr="00190222" w14:paraId="4FD2FB61" w14:textId="77777777" w:rsidTr="00577E2B">
        <w:tc>
          <w:tcPr>
            <w:tcW w:w="1705" w:type="dxa"/>
          </w:tcPr>
          <w:p w14:paraId="12F58819" w14:textId="77777777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lastRenderedPageBreak/>
              <w:t>Frequency</w:t>
            </w:r>
          </w:p>
        </w:tc>
        <w:tc>
          <w:tcPr>
            <w:tcW w:w="3330" w:type="dxa"/>
            <w:tcBorders>
              <w:right w:val="single" w:sz="4" w:space="0" w:color="auto"/>
            </w:tcBorders>
          </w:tcPr>
          <w:p w14:paraId="7072DBC1" w14:textId="2737C5BE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1.frequency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1.frequency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4F2388">
              <w:rPr>
                <w:rFonts w:ascii="Abadi" w:hAnsi="Abadi"/>
                <w:sz w:val="14"/>
                <w:szCs w:val="14"/>
              </w:rPr>
              <w:t xml:space="preserve"> Hz</w:t>
            </w:r>
          </w:p>
        </w:tc>
      </w:tr>
      <w:tr w:rsidR="00577E2B" w:rsidRPr="00190222" w14:paraId="127508AD" w14:textId="77777777" w:rsidTr="00577E2B">
        <w:tc>
          <w:tcPr>
            <w:tcW w:w="1705" w:type="dxa"/>
          </w:tcPr>
          <w:p w14:paraId="6C029BA1" w14:textId="77777777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Volts</w:t>
            </w:r>
          </w:p>
        </w:tc>
        <w:tc>
          <w:tcPr>
            <w:tcW w:w="3330" w:type="dxa"/>
            <w:tcBorders>
              <w:right w:val="single" w:sz="4" w:space="0" w:color="auto"/>
            </w:tcBorders>
          </w:tcPr>
          <w:p w14:paraId="3B195A7D" w14:textId="0BDCBAE0" w:rsidR="00577E2B" w:rsidRPr="00190222" w:rsidRDefault="00595070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1.voltage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1.voltage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4F2388">
              <w:rPr>
                <w:rFonts w:ascii="Abadi" w:hAnsi="Abadi"/>
                <w:sz w:val="14"/>
                <w:szCs w:val="14"/>
              </w:rPr>
              <w:t xml:space="preserve"> V</w:t>
            </w:r>
          </w:p>
        </w:tc>
      </w:tr>
      <w:tr w:rsidR="00577E2B" w:rsidRPr="00190222" w14:paraId="641E51F4" w14:textId="77777777" w:rsidTr="00577E2B">
        <w:tc>
          <w:tcPr>
            <w:tcW w:w="1705" w:type="dxa"/>
          </w:tcPr>
          <w:p w14:paraId="2EDA9FC7" w14:textId="77777777" w:rsidR="00577E2B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RPM</w:t>
            </w:r>
          </w:p>
        </w:tc>
        <w:tc>
          <w:tcPr>
            <w:tcW w:w="3330" w:type="dxa"/>
            <w:tcBorders>
              <w:right w:val="single" w:sz="4" w:space="0" w:color="auto"/>
            </w:tcBorders>
          </w:tcPr>
          <w:p w14:paraId="14306159" w14:textId="67C217B0" w:rsidR="00577E2B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</w:t>
            </w:r>
            <w:r w:rsidR="00033A27">
              <w:rPr>
                <w:rFonts w:ascii="Abadi" w:hAnsi="Abadi"/>
                <w:sz w:val="14"/>
                <w:szCs w:val="14"/>
              </w:rPr>
              <w:t>engineRPM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1.engineRPM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577E2B" w:rsidRPr="00190222" w14:paraId="1F9802E5" w14:textId="77777777" w:rsidTr="00577E2B">
        <w:tc>
          <w:tcPr>
            <w:tcW w:w="1705" w:type="dxa"/>
          </w:tcPr>
          <w:p w14:paraId="54CE06CD" w14:textId="3945D5A5" w:rsidR="00577E2B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Frame</w:t>
            </w:r>
          </w:p>
        </w:tc>
        <w:tc>
          <w:tcPr>
            <w:tcW w:w="3330" w:type="dxa"/>
            <w:tcBorders>
              <w:right w:val="single" w:sz="4" w:space="0" w:color="auto"/>
            </w:tcBorders>
          </w:tcPr>
          <w:p w14:paraId="7EE7D9B5" w14:textId="3AABF503" w:rsidR="00577E2B" w:rsidRDefault="00033A27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1.frameSize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1.frameSize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577E2B" w:rsidRPr="00190222" w14:paraId="0963FBAA" w14:textId="77777777" w:rsidTr="00577E2B">
        <w:tc>
          <w:tcPr>
            <w:tcW w:w="1705" w:type="dxa"/>
          </w:tcPr>
          <w:p w14:paraId="612C1BFD" w14:textId="11CF8300" w:rsidR="00577E2B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Service Factor</w:t>
            </w:r>
          </w:p>
        </w:tc>
        <w:tc>
          <w:tcPr>
            <w:tcW w:w="3330" w:type="dxa"/>
            <w:tcBorders>
              <w:right w:val="single" w:sz="4" w:space="0" w:color="auto"/>
            </w:tcBorders>
          </w:tcPr>
          <w:p w14:paraId="743AA8A0" w14:textId="36430B61" w:rsidR="00577E2B" w:rsidRDefault="00033A27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1.serviceFactor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1.serviceFactor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577E2B" w:rsidRPr="00190222" w14:paraId="4B7438D6" w14:textId="77777777" w:rsidTr="00577E2B">
        <w:tc>
          <w:tcPr>
            <w:tcW w:w="1705" w:type="dxa"/>
          </w:tcPr>
          <w:p w14:paraId="3933D8FA" w14:textId="370CCF72" w:rsidR="00577E2B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Enclosure</w:t>
            </w:r>
          </w:p>
        </w:tc>
        <w:tc>
          <w:tcPr>
            <w:tcW w:w="3330" w:type="dxa"/>
            <w:tcBorders>
              <w:right w:val="single" w:sz="4" w:space="0" w:color="auto"/>
            </w:tcBorders>
          </w:tcPr>
          <w:p w14:paraId="1517C1D8" w14:textId="50698E1D" w:rsidR="00577E2B" w:rsidRDefault="00033A27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1.enclosure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(“fire_pump_node-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1.enclosure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577E2B" w:rsidRPr="00190222" w14:paraId="399BA2B2" w14:textId="77777777" w:rsidTr="00577E2B">
        <w:tc>
          <w:tcPr>
            <w:tcW w:w="1705" w:type="dxa"/>
          </w:tcPr>
          <w:p w14:paraId="50EE9117" w14:textId="35AA798D" w:rsidR="00577E2B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Manufacturer</w:t>
            </w:r>
          </w:p>
        </w:tc>
        <w:tc>
          <w:tcPr>
            <w:tcW w:w="3330" w:type="dxa"/>
            <w:tcBorders>
              <w:right w:val="single" w:sz="4" w:space="0" w:color="auto"/>
            </w:tcBorders>
          </w:tcPr>
          <w:p w14:paraId="6B410CF9" w14:textId="01AD8ED8" w:rsidR="00577E2B" w:rsidRDefault="00595070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${#</w:t>
            </w:r>
            <w:proofErr w:type="gramStart"/>
            <w:r w:rsidR="001246EB">
              <w:rPr>
                <w:rFonts w:ascii="Abadi" w:hAnsi="Abadi"/>
                <w:sz w:val="14"/>
                <w:szCs w:val="14"/>
              </w:rPr>
              <w:t>motorManufacturer</w:t>
            </w:r>
            <w:r w:rsidR="00292299">
              <w:rPr>
                <w:rFonts w:ascii="Abadi" w:hAnsi="Abadi"/>
                <w:sz w:val="14"/>
                <w:szCs w:val="14"/>
              </w:rPr>
              <w:t>.value</w:t>
            </w:r>
            <w:r>
              <w:rPr>
                <w:rFonts w:ascii="Abadi" w:hAnsi="Abadi"/>
                <w:sz w:val="14"/>
                <w:szCs w:val="14"/>
              </w:rPr>
              <w:t>!=null?#</w:t>
            </w:r>
            <w:proofErr w:type="gramEnd"/>
            <w:r w:rsidR="001246EB">
              <w:rPr>
                <w:rFonts w:ascii="Abadi" w:hAnsi="Abadi"/>
                <w:sz w:val="14"/>
                <w:szCs w:val="14"/>
              </w:rPr>
              <w:t>motorManufacturer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Start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”N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”}$</w:t>
            </w:r>
            <w:proofErr w:type="gramEnd"/>
          </w:p>
        </w:tc>
      </w:tr>
    </w:tbl>
    <w:p w14:paraId="2B18D647" w14:textId="233406F2" w:rsidR="00766663" w:rsidRPr="00190222" w:rsidRDefault="00766663" w:rsidP="00766663">
      <w:pPr>
        <w:spacing w:before="240" w:after="20"/>
        <w:rPr>
          <w:rFonts w:ascii="Abadi" w:hAnsi="Abadi"/>
          <w:b/>
          <w:bCs/>
          <w:sz w:val="14"/>
          <w:szCs w:val="14"/>
        </w:rPr>
      </w:pPr>
      <w:r>
        <w:rPr>
          <w:rFonts w:ascii="Abadi" w:hAnsi="Abadi"/>
          <w:b/>
          <w:bCs/>
          <w:sz w:val="16"/>
          <w:szCs w:val="16"/>
        </w:rPr>
        <w:t>Site Information</w:t>
      </w:r>
    </w:p>
    <w:tbl>
      <w:tblPr>
        <w:tblStyle w:val="TableGrid"/>
        <w:tblW w:w="5035" w:type="dxa"/>
        <w:tblLayout w:type="fixed"/>
        <w:tblLook w:val="04A0" w:firstRow="1" w:lastRow="0" w:firstColumn="1" w:lastColumn="0" w:noHBand="0" w:noVBand="1"/>
      </w:tblPr>
      <w:tblGrid>
        <w:gridCol w:w="1705"/>
        <w:gridCol w:w="3330"/>
      </w:tblGrid>
      <w:tr w:rsidR="00766663" w:rsidRPr="00190222" w14:paraId="231628E1" w14:textId="77777777" w:rsidTr="00D14460">
        <w:tc>
          <w:tcPr>
            <w:tcW w:w="1705" w:type="dxa"/>
          </w:tcPr>
          <w:p w14:paraId="72E134F6" w14:textId="388D03F8" w:rsidR="00766663" w:rsidRPr="00190222" w:rsidRDefault="00766663" w:rsidP="00D1446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Elevation</w:t>
            </w:r>
          </w:p>
        </w:tc>
        <w:tc>
          <w:tcPr>
            <w:tcW w:w="3330" w:type="dxa"/>
          </w:tcPr>
          <w:p w14:paraId="44B9B309" w14:textId="0C020222" w:rsidR="00766663" w:rsidRPr="00190222" w:rsidRDefault="003231D3" w:rsidP="00D1446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${getConfigurationAttribute(“needs_node-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1.elevation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null?getConfigurationAttribute(“needs_node-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1.elevation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5F4D9A">
              <w:rPr>
                <w:rFonts w:ascii="Abadi" w:hAnsi="Abadi"/>
                <w:sz w:val="14"/>
                <w:szCs w:val="14"/>
              </w:rPr>
              <w:t xml:space="preserve"> ${getConfigurationAttribute(“needs_node-</w:t>
            </w:r>
            <w:proofErr w:type="gramStart"/>
            <w:r w:rsidR="005F4D9A">
              <w:rPr>
                <w:rFonts w:ascii="Abadi" w:hAnsi="Abadi"/>
                <w:sz w:val="14"/>
                <w:szCs w:val="14"/>
              </w:rPr>
              <w:t>1.</w:t>
            </w:r>
            <w:r w:rsidR="00E864D3">
              <w:rPr>
                <w:rFonts w:ascii="Abadi" w:hAnsi="Abadi"/>
                <w:sz w:val="14"/>
                <w:szCs w:val="14"/>
              </w:rPr>
              <w:t>uomElevation</w:t>
            </w:r>
            <w:proofErr w:type="gramEnd"/>
            <w:r w:rsidR="005F4D9A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="005F4D9A"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 w:rsidR="005F4D9A">
              <w:rPr>
                <w:rFonts w:ascii="Abadi" w:hAnsi="Abadi"/>
                <w:sz w:val="14"/>
                <w:szCs w:val="14"/>
              </w:rPr>
              <w:t>(“needs_node-</w:t>
            </w:r>
            <w:proofErr w:type="gramStart"/>
            <w:r w:rsidR="005F4D9A">
              <w:rPr>
                <w:rFonts w:ascii="Abadi" w:hAnsi="Abadi"/>
                <w:sz w:val="14"/>
                <w:szCs w:val="14"/>
              </w:rPr>
              <w:t>1.uomElevation</w:t>
            </w:r>
            <w:proofErr w:type="gramEnd"/>
            <w:r w:rsidR="005F4D9A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="005F4D9A"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 w:rsidR="005F4D9A"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 w:rsidR="005F4D9A"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</w:p>
        </w:tc>
      </w:tr>
      <w:tr w:rsidR="00766663" w:rsidRPr="00190222" w14:paraId="21862F83" w14:textId="77777777" w:rsidTr="00D14460">
        <w:tc>
          <w:tcPr>
            <w:tcW w:w="1705" w:type="dxa"/>
          </w:tcPr>
          <w:p w14:paraId="242AF397" w14:textId="2E82648F" w:rsidR="00766663" w:rsidRDefault="00766663" w:rsidP="00D1446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Temperature</w:t>
            </w:r>
          </w:p>
        </w:tc>
        <w:tc>
          <w:tcPr>
            <w:tcW w:w="3330" w:type="dxa"/>
          </w:tcPr>
          <w:p w14:paraId="1ECFB602" w14:textId="5EAD5534" w:rsidR="00766663" w:rsidRPr="00190222" w:rsidRDefault="003231D3" w:rsidP="00D1446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${getConfigurationAttribute(“needs_node-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1.temperature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)!=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null?getConfigurationAttribute(“needs_node-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1.temperature</w:t>
            </w:r>
            <w:proofErr w:type="gramEnd"/>
            <w:r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5F4D9A">
              <w:rPr>
                <w:rFonts w:ascii="Abadi" w:hAnsi="Abadi"/>
                <w:sz w:val="14"/>
                <w:szCs w:val="14"/>
              </w:rPr>
              <w:t xml:space="preserve"> ${getConfigurationAttribute(“needs_node-</w:t>
            </w:r>
            <w:proofErr w:type="gramStart"/>
            <w:r w:rsidR="005F4D9A">
              <w:rPr>
                <w:rFonts w:ascii="Abadi" w:hAnsi="Abadi"/>
                <w:sz w:val="14"/>
                <w:szCs w:val="14"/>
              </w:rPr>
              <w:t>1.uomTemperature</w:t>
            </w:r>
            <w:proofErr w:type="gramEnd"/>
            <w:r w:rsidR="005F4D9A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="005F4D9A">
              <w:rPr>
                <w:rFonts w:ascii="Abadi" w:hAnsi="Abadi"/>
                <w:sz w:val="14"/>
                <w:szCs w:val="14"/>
              </w:rPr>
              <w:t>)!=null?getConfigurationAttribute</w:t>
            </w:r>
            <w:proofErr w:type="gramEnd"/>
            <w:r w:rsidR="005F4D9A">
              <w:rPr>
                <w:rFonts w:ascii="Abadi" w:hAnsi="Abadi"/>
                <w:sz w:val="14"/>
                <w:szCs w:val="14"/>
              </w:rPr>
              <w:t>(“needs_node-</w:t>
            </w:r>
            <w:proofErr w:type="gramStart"/>
            <w:r w:rsidR="005F4D9A">
              <w:rPr>
                <w:rFonts w:ascii="Abadi" w:hAnsi="Abadi"/>
                <w:sz w:val="14"/>
                <w:szCs w:val="14"/>
              </w:rPr>
              <w:t>1.uomTemperature</w:t>
            </w:r>
            <w:proofErr w:type="gramEnd"/>
            <w:r w:rsidR="005F4D9A">
              <w:rPr>
                <w:rFonts w:ascii="Abadi" w:hAnsi="Abadi"/>
                <w:sz w:val="14"/>
                <w:szCs w:val="14"/>
              </w:rPr>
              <w:t>”</w:t>
            </w:r>
            <w:proofErr w:type="gramStart"/>
            <w:r w:rsidR="005F4D9A">
              <w:rPr>
                <w:rFonts w:ascii="Abadi" w:hAnsi="Abadi"/>
                <w:sz w:val="14"/>
                <w:szCs w:val="14"/>
              </w:rPr>
              <w:t>)</w:t>
            </w:r>
            <w:r w:rsidR="006B36B4">
              <w:rPr>
                <w:rFonts w:ascii="Abadi" w:hAnsi="Abadi"/>
                <w:sz w:val="14"/>
                <w:szCs w:val="14"/>
              </w:rPr>
              <w:t>.valueDescription</w:t>
            </w:r>
            <w:proofErr w:type="gramEnd"/>
            <w:r w:rsidR="006B36B4">
              <w:rPr>
                <w:rFonts w:ascii="Abadi" w:hAnsi="Abadi"/>
                <w:sz w:val="14"/>
                <w:szCs w:val="14"/>
              </w:rPr>
              <w:t>:</w:t>
            </w:r>
            <w:r w:rsidR="005F4D9A">
              <w:rPr>
                <w:rFonts w:ascii="Abadi" w:hAnsi="Abadi"/>
                <w:sz w:val="14"/>
                <w:szCs w:val="14"/>
              </w:rPr>
              <w:t>"N/A</w:t>
            </w:r>
            <w:proofErr w:type="gramStart"/>
            <w:r w:rsidR="005F4D9A">
              <w:rPr>
                <w:rFonts w:ascii="Abadi" w:hAnsi="Abadi"/>
                <w:sz w:val="14"/>
                <w:szCs w:val="14"/>
              </w:rPr>
              <w:t>"}$</w:t>
            </w:r>
            <w:proofErr w:type="gramEnd"/>
            <w:r w:rsidR="00F2153F">
              <w:rPr>
                <w:rFonts w:ascii="Abadi" w:hAnsi="Abadi"/>
                <w:sz w:val="14"/>
                <w:szCs w:val="14"/>
              </w:rPr>
              <w:t xml:space="preserve"> ${</w:t>
            </w:r>
            <w:r w:rsidR="00F2153F" w:rsidRPr="00575C78">
              <w:rPr>
                <w:sz w:val="14"/>
                <w:szCs w:val="14"/>
                <w:lang w:val="en-GB"/>
              </w:rPr>
              <w:t>#</w:t>
            </w:r>
            <w:proofErr w:type="gramStart"/>
            <w:r w:rsidR="00F2153F" w:rsidRPr="00575C78">
              <w:rPr>
                <w:sz w:val="14"/>
                <w:szCs w:val="14"/>
                <w:lang w:val="en-GB"/>
              </w:rPr>
              <w:t>tempUom</w:t>
            </w:r>
            <w:r w:rsidR="00F2153F">
              <w:rPr>
                <w:rFonts w:ascii="Abadi" w:hAnsi="Abadi"/>
                <w:sz w:val="14"/>
                <w:szCs w:val="14"/>
              </w:rPr>
              <w:t>}$</w:t>
            </w:r>
            <w:proofErr w:type="gramEnd"/>
          </w:p>
        </w:tc>
      </w:tr>
    </w:tbl>
    <w:p w14:paraId="7A3AEB8F" w14:textId="10121E2B" w:rsidR="00577E2B" w:rsidRPr="00190222" w:rsidRDefault="00577E2B" w:rsidP="00577E2B">
      <w:pPr>
        <w:spacing w:before="240" w:after="20"/>
        <w:rPr>
          <w:rFonts w:ascii="Abadi" w:hAnsi="Abadi"/>
          <w:b/>
          <w:bCs/>
          <w:sz w:val="14"/>
          <w:szCs w:val="14"/>
        </w:rPr>
      </w:pPr>
      <w:r w:rsidRPr="00D57DE7">
        <w:rPr>
          <w:rFonts w:ascii="Abadi" w:hAnsi="Abadi"/>
          <w:b/>
          <w:bCs/>
          <w:sz w:val="16"/>
          <w:szCs w:val="16"/>
        </w:rPr>
        <w:t>Estimated Weights</w:t>
      </w:r>
    </w:p>
    <w:tbl>
      <w:tblPr>
        <w:tblStyle w:val="TableGrid"/>
        <w:tblW w:w="5035" w:type="dxa"/>
        <w:tblLayout w:type="fixed"/>
        <w:tblLook w:val="04A0" w:firstRow="1" w:lastRow="0" w:firstColumn="1" w:lastColumn="0" w:noHBand="0" w:noVBand="1"/>
      </w:tblPr>
      <w:tblGrid>
        <w:gridCol w:w="1705"/>
        <w:gridCol w:w="3330"/>
      </w:tblGrid>
      <w:tr w:rsidR="00577E2B" w:rsidRPr="00190222" w14:paraId="3E547135" w14:textId="77777777" w:rsidTr="00577E2B">
        <w:tc>
          <w:tcPr>
            <w:tcW w:w="1705" w:type="dxa"/>
          </w:tcPr>
          <w:p w14:paraId="416BB8B2" w14:textId="77777777" w:rsidR="00577E2B" w:rsidRPr="00190222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 w:rsidRPr="00190222">
              <w:rPr>
                <w:rFonts w:ascii="Abadi" w:hAnsi="Abadi"/>
                <w:sz w:val="14"/>
                <w:szCs w:val="14"/>
              </w:rPr>
              <w:t>Pump</w:t>
            </w:r>
          </w:p>
        </w:tc>
        <w:tc>
          <w:tcPr>
            <w:tcW w:w="3330" w:type="dxa"/>
          </w:tcPr>
          <w:p w14:paraId="5C99664B" w14:textId="564E315F" w:rsidR="00577E2B" w:rsidRPr="00190222" w:rsidRDefault="00452F9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</w:t>
            </w:r>
            <w:r w:rsidR="00D0049F">
              <w:rPr>
                <w:rFonts w:ascii="Abadi" w:hAnsi="Abadi"/>
                <w:sz w:val="14"/>
                <w:szCs w:val="14"/>
              </w:rPr>
              <w:t>fire_pump_node</w:t>
            </w:r>
            <w:r>
              <w:rPr>
                <w:rFonts w:ascii="Abadi" w:hAnsi="Abadi"/>
                <w:sz w:val="14"/>
                <w:szCs w:val="14"/>
              </w:rPr>
              <w:t>-1.pumpWt”)!=null?getConfigurationAttribute(“fire_pump_node-1.pumpWt”)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>
              <w:rPr>
                <w:rFonts w:ascii="Abadi" w:hAnsi="Abadi"/>
                <w:sz w:val="14"/>
                <w:szCs w:val="14"/>
              </w:rPr>
              <w:t>"N/A"}$</w:t>
            </w:r>
            <w:r w:rsidR="003256D1">
              <w:rPr>
                <w:rFonts w:ascii="Abadi" w:hAnsi="Abadi"/>
                <w:sz w:val="14"/>
                <w:szCs w:val="14"/>
              </w:rPr>
              <w:t xml:space="preserve"> </w:t>
            </w:r>
            <w:r w:rsidR="003256D1" w:rsidRPr="003256D1">
              <w:rPr>
                <w:rFonts w:ascii="Abadi" w:hAnsi="Abadi"/>
                <w:sz w:val="14"/>
                <w:szCs w:val="14"/>
              </w:rPr>
              <w:t>${getConfigurationAttribute(“needs_node-1.needs_uom_pos.uomMass”)!=null?getConfigurationAttribute(“needs_node-1.needs_uom_pos.uomMass”).value:"N/A"}$</w:t>
            </w:r>
          </w:p>
        </w:tc>
      </w:tr>
      <w:tr w:rsidR="00577E2B" w:rsidRPr="00190222" w14:paraId="2E8CFCFE" w14:textId="77777777" w:rsidTr="00577E2B">
        <w:tc>
          <w:tcPr>
            <w:tcW w:w="1705" w:type="dxa"/>
          </w:tcPr>
          <w:p w14:paraId="4887DB64" w14:textId="0FB3065F" w:rsidR="00577E2B" w:rsidRDefault="00577E2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Driver</w:t>
            </w:r>
          </w:p>
        </w:tc>
        <w:tc>
          <w:tcPr>
            <w:tcW w:w="3330" w:type="dxa"/>
          </w:tcPr>
          <w:p w14:paraId="1EF85CB4" w14:textId="1D4C390F" w:rsidR="00577E2B" w:rsidRPr="00190222" w:rsidRDefault="00452F9B" w:rsidP="00793180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${getConfigurationAttribute(“</w:t>
            </w:r>
            <w:r w:rsidR="00D0049F">
              <w:rPr>
                <w:rFonts w:ascii="Abadi" w:hAnsi="Abadi"/>
                <w:sz w:val="14"/>
                <w:szCs w:val="14"/>
              </w:rPr>
              <w:t>fire_pump_node</w:t>
            </w:r>
            <w:r>
              <w:rPr>
                <w:rFonts w:ascii="Abadi" w:hAnsi="Abadi"/>
                <w:sz w:val="14"/>
                <w:szCs w:val="14"/>
              </w:rPr>
              <w:t>-1.driverWt”)!=null?getConfigurationAttribute(“fire_pump_node-1.driverWt”)</w:t>
            </w:r>
            <w:r w:rsidR="006B36B4">
              <w:rPr>
                <w:rFonts w:ascii="Abadi" w:hAnsi="Abadi"/>
                <w:sz w:val="14"/>
                <w:szCs w:val="14"/>
              </w:rPr>
              <w:t>.valueDescription:</w:t>
            </w:r>
            <w:r>
              <w:rPr>
                <w:rFonts w:ascii="Abadi" w:hAnsi="Abadi"/>
                <w:sz w:val="14"/>
                <w:szCs w:val="14"/>
              </w:rPr>
              <w:t>"N/A"}$</w:t>
            </w:r>
            <w:r w:rsidR="003256D1">
              <w:rPr>
                <w:rFonts w:ascii="Abadi" w:hAnsi="Abadi"/>
                <w:sz w:val="14"/>
                <w:szCs w:val="14"/>
              </w:rPr>
              <w:t xml:space="preserve"> </w:t>
            </w:r>
            <w:r w:rsidR="003256D1" w:rsidRPr="003256D1">
              <w:rPr>
                <w:rFonts w:ascii="Abadi" w:hAnsi="Abadi"/>
                <w:sz w:val="14"/>
                <w:szCs w:val="14"/>
              </w:rPr>
              <w:t>${getConfigurationAttribute(“needs_node-1.needs_uom_pos.uomMass”)!=null?getConfigurationAttribute(“needs_node-1.needs_uom_pos.uomMass”).value:"N/A"}$</w:t>
            </w:r>
          </w:p>
        </w:tc>
      </w:tr>
    </w:tbl>
    <w:p w14:paraId="29B7DA58" w14:textId="62F3AAA4" w:rsidR="001556D3" w:rsidRDefault="001556D3" w:rsidP="001556D3">
      <w:r w:rsidRPr="0091015B">
        <w:rPr>
          <w:highlight w:val="yellow"/>
        </w:rPr>
        <w:t>$endif</w:t>
      </w:r>
      <w:r>
        <w:t>$$</w:t>
      </w:r>
      <w:r w:rsidRPr="00224947">
        <w:rPr>
          <w:highlight w:val="yellow"/>
        </w:rPr>
        <w:t>endfragment</w:t>
      </w:r>
      <w:r>
        <w:t>$</w:t>
      </w:r>
    </w:p>
    <w:p w14:paraId="5B4D76D5" w14:textId="59C6FC1A" w:rsidR="001D4546" w:rsidRDefault="001D4546" w:rsidP="001D4546">
      <w:r w:rsidRPr="00333060">
        <w:rPr>
          <w:highlight w:val="yellow"/>
        </w:rPr>
        <w:t>$</w:t>
      </w:r>
      <w:proofErr w:type="gramStart"/>
      <w:r w:rsidRPr="00333060">
        <w:rPr>
          <w:highlight w:val="yellow"/>
        </w:rPr>
        <w:t>fragment</w:t>
      </w:r>
      <w:r>
        <w:t>:pumpDataQu</w:t>
      </w:r>
      <w:r w:rsidR="003F4EFC">
        <w:t>oteInformation</w:t>
      </w:r>
      <w:proofErr w:type="gramEnd"/>
      <w:r>
        <w:t xml:space="preserve">(pumpProductLine, node, </w:t>
      </w:r>
      <w:proofErr w:type="gramStart"/>
      <w:r>
        <w:t>solution)$</w:t>
      </w:r>
      <w:proofErr w:type="gramEnd"/>
    </w:p>
    <w:p w14:paraId="53141FA0" w14:textId="77777777" w:rsidR="001D4546" w:rsidRPr="00190222" w:rsidRDefault="001D4546" w:rsidP="001D4546">
      <w:pPr>
        <w:spacing w:before="240" w:after="20"/>
        <w:rPr>
          <w:rFonts w:ascii="Abadi" w:hAnsi="Abadi"/>
          <w:b/>
          <w:bCs/>
          <w:sz w:val="14"/>
          <w:szCs w:val="14"/>
        </w:rPr>
      </w:pPr>
      <w:r>
        <w:rPr>
          <w:rFonts w:ascii="Abadi" w:hAnsi="Abadi"/>
          <w:b/>
          <w:bCs/>
          <w:sz w:val="16"/>
          <w:szCs w:val="16"/>
        </w:rPr>
        <w:t>Quote Information</w:t>
      </w:r>
    </w:p>
    <w:tbl>
      <w:tblPr>
        <w:tblStyle w:val="TableGrid"/>
        <w:tblW w:w="5040" w:type="dxa"/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</w:tblGrid>
      <w:tr w:rsidR="001D4546" w:rsidRPr="00190222" w14:paraId="24DAD1FF" w14:textId="77777777" w:rsidTr="001029DC">
        <w:tc>
          <w:tcPr>
            <w:tcW w:w="1260" w:type="dxa"/>
          </w:tcPr>
          <w:p w14:paraId="460E170B" w14:textId="77777777" w:rsidR="001D4546" w:rsidRPr="00190222" w:rsidRDefault="001D4546" w:rsidP="001029DC">
            <w:pPr>
              <w:rPr>
                <w:rFonts w:ascii="Abadi" w:hAnsi="Abadi"/>
                <w:sz w:val="14"/>
                <w:szCs w:val="14"/>
              </w:rPr>
            </w:pPr>
            <w:r w:rsidRPr="00764F09">
              <w:rPr>
                <w:rFonts w:ascii="Abadi" w:hAnsi="Abadi"/>
                <w:sz w:val="14"/>
                <w:szCs w:val="14"/>
              </w:rPr>
              <w:t>Customer</w:t>
            </w:r>
          </w:p>
        </w:tc>
        <w:tc>
          <w:tcPr>
            <w:tcW w:w="3780" w:type="dxa"/>
            <w:gridSpan w:val="3"/>
          </w:tcPr>
          <w:p w14:paraId="2596CA47" w14:textId="1B0EF42B" w:rsidR="001D4546" w:rsidRPr="00176C17" w:rsidRDefault="00176C17" w:rsidP="001029DC">
            <w:pPr>
              <w:rPr>
                <w:rFonts w:ascii="Abadi" w:hAnsi="Abadi"/>
                <w:sz w:val="14"/>
                <w:szCs w:val="14"/>
                <w:lang w:val="en-GB"/>
              </w:rPr>
            </w:pPr>
            <w:r w:rsidRPr="00176C17">
              <w:rPr>
                <w:rFonts w:ascii="Abadi" w:hAnsi="Abadi"/>
                <w:sz w:val="14"/>
                <w:szCs w:val="14"/>
                <w:lang w:val="en-GB"/>
              </w:rPr>
              <w:t>${</w:t>
            </w:r>
            <w:proofErr w:type="gramStart"/>
            <w:r w:rsidRPr="00176C17">
              <w:rPr>
                <w:rFonts w:ascii="Abadi" w:hAnsi="Abadi"/>
                <w:sz w:val="14"/>
                <w:szCs w:val="14"/>
                <w:lang w:val="en-GB"/>
              </w:rPr>
              <w:t>solution.soldToAccount !=</w:t>
            </w:r>
            <w:proofErr w:type="gramEnd"/>
            <w:r w:rsidRPr="00176C17">
              <w:rPr>
                <w:rFonts w:ascii="Abadi" w:hAnsi="Abadi"/>
                <w:sz w:val="14"/>
                <w:szCs w:val="14"/>
                <w:lang w:val="en-GB"/>
              </w:rPr>
              <w:t xml:space="preserve"> </w:t>
            </w:r>
            <w:proofErr w:type="gramStart"/>
            <w:r w:rsidRPr="00176C17">
              <w:rPr>
                <w:rFonts w:ascii="Abadi" w:hAnsi="Abadi"/>
                <w:sz w:val="14"/>
                <w:szCs w:val="14"/>
                <w:lang w:val="en-GB"/>
              </w:rPr>
              <w:t>null ?</w:t>
            </w:r>
            <w:proofErr w:type="gramEnd"/>
            <w:r w:rsidRPr="00176C17">
              <w:rPr>
                <w:rFonts w:ascii="Abadi" w:hAnsi="Abadi"/>
                <w:sz w:val="14"/>
                <w:szCs w:val="14"/>
                <w:lang w:val="en-GB"/>
              </w:rPr>
              <w:t xml:space="preserve"> </w:t>
            </w:r>
            <w:proofErr w:type="gramStart"/>
            <w:r w:rsidRPr="00176C17">
              <w:rPr>
                <w:rFonts w:ascii="Abadi" w:hAnsi="Abadi"/>
                <w:sz w:val="14"/>
                <w:szCs w:val="14"/>
                <w:lang w:val="en-GB"/>
              </w:rPr>
              <w:t>solution.soldToAccount</w:t>
            </w:r>
            <w:proofErr w:type="gramEnd"/>
            <w:r w:rsidRPr="00176C17">
              <w:rPr>
                <w:rFonts w:ascii="Abadi" w:hAnsi="Abadi"/>
                <w:sz w:val="14"/>
                <w:szCs w:val="14"/>
                <w:lang w:val="en-GB"/>
              </w:rPr>
              <w:t xml:space="preserve"> : "TBD</w:t>
            </w:r>
            <w:proofErr w:type="gramStart"/>
            <w:r w:rsidRPr="00176C17">
              <w:rPr>
                <w:rFonts w:ascii="Abadi" w:hAnsi="Abadi"/>
                <w:sz w:val="14"/>
                <w:szCs w:val="14"/>
                <w:lang w:val="en-GB"/>
              </w:rPr>
              <w:t>"}$</w:t>
            </w:r>
            <w:proofErr w:type="gramEnd"/>
          </w:p>
        </w:tc>
      </w:tr>
      <w:tr w:rsidR="001D4546" w:rsidRPr="00190222" w14:paraId="1F6F24F0" w14:textId="77777777" w:rsidTr="001029DC">
        <w:tc>
          <w:tcPr>
            <w:tcW w:w="1260" w:type="dxa"/>
          </w:tcPr>
          <w:p w14:paraId="79B6F30F" w14:textId="77777777" w:rsidR="001D4546" w:rsidRPr="00190222" w:rsidRDefault="001D4546" w:rsidP="001029DC">
            <w:pPr>
              <w:rPr>
                <w:rFonts w:ascii="Abadi" w:hAnsi="Abadi"/>
                <w:sz w:val="14"/>
                <w:szCs w:val="14"/>
              </w:rPr>
            </w:pPr>
            <w:r w:rsidRPr="00764F09">
              <w:rPr>
                <w:rFonts w:ascii="Abadi" w:hAnsi="Abadi"/>
                <w:sz w:val="14"/>
                <w:szCs w:val="14"/>
              </w:rPr>
              <w:t>Customer Quote</w:t>
            </w:r>
          </w:p>
        </w:tc>
        <w:tc>
          <w:tcPr>
            <w:tcW w:w="3780" w:type="dxa"/>
            <w:gridSpan w:val="3"/>
          </w:tcPr>
          <w:p w14:paraId="7A9774F7" w14:textId="78B9153E" w:rsidR="001D4546" w:rsidRPr="00190222" w:rsidRDefault="00A356E2" w:rsidP="00356E84">
            <w:pPr>
              <w:rPr>
                <w:rFonts w:ascii="Abadi" w:hAnsi="Abadi"/>
                <w:sz w:val="14"/>
                <w:szCs w:val="14"/>
              </w:rPr>
            </w:pPr>
            <w:r w:rsidRPr="00A356E2">
              <w:rPr>
                <w:rFonts w:ascii="Abadi" w:hAnsi="Abadi"/>
                <w:sz w:val="14"/>
                <w:szCs w:val="14"/>
                <w:lang w:val="en-GB"/>
              </w:rPr>
              <w:t>${</w:t>
            </w:r>
            <w:proofErr w:type="gramStart"/>
            <w:r w:rsidRPr="00A356E2">
              <w:rPr>
                <w:rFonts w:ascii="Abadi" w:hAnsi="Abadi"/>
                <w:sz w:val="14"/>
                <w:szCs w:val="14"/>
                <w:lang w:val="en-GB"/>
              </w:rPr>
              <w:t>solution.</w:t>
            </w:r>
            <w:r>
              <w:rPr>
                <w:rFonts w:ascii="Abadi" w:hAnsi="Abadi"/>
                <w:sz w:val="14"/>
                <w:szCs w:val="14"/>
                <w:lang w:val="en-GB"/>
              </w:rPr>
              <w:t>thirdPartyName</w:t>
            </w:r>
            <w:r w:rsidRPr="00A356E2">
              <w:rPr>
                <w:rFonts w:ascii="Abadi" w:hAnsi="Abadi"/>
                <w:sz w:val="14"/>
                <w:szCs w:val="14"/>
                <w:lang w:val="en-GB"/>
              </w:rPr>
              <w:t xml:space="preserve"> !=</w:t>
            </w:r>
            <w:proofErr w:type="gramEnd"/>
            <w:r w:rsidRPr="00A356E2">
              <w:rPr>
                <w:rFonts w:ascii="Abadi" w:hAnsi="Abadi"/>
                <w:sz w:val="14"/>
                <w:szCs w:val="14"/>
                <w:lang w:val="en-GB"/>
              </w:rPr>
              <w:t xml:space="preserve"> </w:t>
            </w:r>
            <w:proofErr w:type="gramStart"/>
            <w:r w:rsidRPr="00A356E2">
              <w:rPr>
                <w:rFonts w:ascii="Abadi" w:hAnsi="Abadi"/>
                <w:sz w:val="14"/>
                <w:szCs w:val="14"/>
                <w:lang w:val="en-GB"/>
              </w:rPr>
              <w:t>null ?</w:t>
            </w:r>
            <w:proofErr w:type="gramEnd"/>
            <w:r w:rsidRPr="00A356E2">
              <w:rPr>
                <w:rFonts w:ascii="Abadi" w:hAnsi="Abadi"/>
                <w:sz w:val="14"/>
                <w:szCs w:val="14"/>
                <w:lang w:val="en-GB"/>
              </w:rPr>
              <w:t xml:space="preserve"> </w:t>
            </w:r>
            <w:proofErr w:type="gramStart"/>
            <w:r w:rsidRPr="00A356E2">
              <w:rPr>
                <w:rFonts w:ascii="Abadi" w:hAnsi="Abadi"/>
                <w:sz w:val="14"/>
                <w:szCs w:val="14"/>
                <w:lang w:val="en-GB"/>
              </w:rPr>
              <w:t>solution.</w:t>
            </w:r>
            <w:r>
              <w:rPr>
                <w:rFonts w:ascii="Abadi" w:hAnsi="Abadi"/>
                <w:sz w:val="14"/>
                <w:szCs w:val="14"/>
                <w:lang w:val="en-GB"/>
              </w:rPr>
              <w:t>thirdPartyName</w:t>
            </w:r>
            <w:proofErr w:type="gramEnd"/>
            <w:r w:rsidRPr="00A356E2">
              <w:rPr>
                <w:rFonts w:ascii="Abadi" w:hAnsi="Abadi"/>
                <w:sz w:val="14"/>
                <w:szCs w:val="14"/>
                <w:lang w:val="en-GB"/>
              </w:rPr>
              <w:t xml:space="preserve"> : "TBD</w:t>
            </w:r>
            <w:proofErr w:type="gramStart"/>
            <w:r w:rsidRPr="00A356E2">
              <w:rPr>
                <w:rFonts w:ascii="Abadi" w:hAnsi="Abadi"/>
                <w:sz w:val="14"/>
                <w:szCs w:val="14"/>
                <w:lang w:val="en-GB"/>
              </w:rPr>
              <w:t>"}$</w:t>
            </w:r>
            <w:proofErr w:type="gramEnd"/>
          </w:p>
        </w:tc>
      </w:tr>
      <w:tr w:rsidR="001D4546" w:rsidRPr="00190222" w14:paraId="52E29D0C" w14:textId="77777777" w:rsidTr="001029DC">
        <w:tc>
          <w:tcPr>
            <w:tcW w:w="1260" w:type="dxa"/>
          </w:tcPr>
          <w:p w14:paraId="05E8D2BF" w14:textId="77777777" w:rsidR="001D4546" w:rsidRPr="00190222" w:rsidRDefault="001D4546" w:rsidP="001029DC">
            <w:pPr>
              <w:rPr>
                <w:rFonts w:ascii="Abadi" w:hAnsi="Abadi"/>
                <w:sz w:val="14"/>
                <w:szCs w:val="14"/>
              </w:rPr>
            </w:pPr>
            <w:r w:rsidRPr="00764F09">
              <w:rPr>
                <w:rFonts w:ascii="Abadi" w:hAnsi="Abadi"/>
                <w:sz w:val="14"/>
                <w:szCs w:val="14"/>
              </w:rPr>
              <w:t>Job Name</w:t>
            </w:r>
          </w:p>
        </w:tc>
        <w:tc>
          <w:tcPr>
            <w:tcW w:w="3780" w:type="dxa"/>
            <w:gridSpan w:val="3"/>
          </w:tcPr>
          <w:p w14:paraId="4FE9AEC5" w14:textId="5F49048A" w:rsidR="001D4546" w:rsidRPr="00356E84" w:rsidRDefault="00356E84" w:rsidP="001029DC">
            <w:pPr>
              <w:rPr>
                <w:rFonts w:ascii="Abadi" w:hAnsi="Abadi"/>
                <w:sz w:val="14"/>
                <w:szCs w:val="14"/>
                <w:lang w:val="en-GB"/>
              </w:rPr>
            </w:pPr>
            <w:r w:rsidRPr="00A356E2">
              <w:rPr>
                <w:rFonts w:ascii="Abadi" w:hAnsi="Abadi"/>
                <w:sz w:val="14"/>
                <w:szCs w:val="14"/>
                <w:lang w:val="en-GB"/>
              </w:rPr>
              <w:t>${</w:t>
            </w:r>
            <w:proofErr w:type="gramStart"/>
            <w:r w:rsidRPr="00A356E2">
              <w:rPr>
                <w:rFonts w:ascii="Abadi" w:hAnsi="Abadi"/>
                <w:sz w:val="14"/>
                <w:szCs w:val="14"/>
                <w:lang w:val="en-GB"/>
              </w:rPr>
              <w:t>solution.</w:t>
            </w:r>
            <w:r>
              <w:rPr>
                <w:rFonts w:ascii="Abadi" w:hAnsi="Abadi"/>
                <w:sz w:val="14"/>
                <w:szCs w:val="14"/>
                <w:lang w:val="en-GB"/>
              </w:rPr>
              <w:t>name</w:t>
            </w:r>
            <w:r w:rsidRPr="00A356E2">
              <w:rPr>
                <w:rFonts w:ascii="Abadi" w:hAnsi="Abadi"/>
                <w:sz w:val="14"/>
                <w:szCs w:val="14"/>
                <w:lang w:val="en-GB"/>
              </w:rPr>
              <w:t xml:space="preserve"> !</w:t>
            </w:r>
            <w:proofErr w:type="gramEnd"/>
            <w:r w:rsidRPr="00A356E2">
              <w:rPr>
                <w:rFonts w:ascii="Abadi" w:hAnsi="Abadi"/>
                <w:sz w:val="14"/>
                <w:szCs w:val="14"/>
                <w:lang w:val="en-GB"/>
              </w:rPr>
              <w:t xml:space="preserve">= </w:t>
            </w:r>
            <w:proofErr w:type="gramStart"/>
            <w:r w:rsidRPr="00A356E2">
              <w:rPr>
                <w:rFonts w:ascii="Abadi" w:hAnsi="Abadi"/>
                <w:sz w:val="14"/>
                <w:szCs w:val="14"/>
                <w:lang w:val="en-GB"/>
              </w:rPr>
              <w:t>null ?</w:t>
            </w:r>
            <w:proofErr w:type="gramEnd"/>
            <w:r w:rsidRPr="00A356E2">
              <w:rPr>
                <w:rFonts w:ascii="Abadi" w:hAnsi="Abadi"/>
                <w:sz w:val="14"/>
                <w:szCs w:val="14"/>
                <w:lang w:val="en-GB"/>
              </w:rPr>
              <w:t xml:space="preserve"> </w:t>
            </w:r>
            <w:proofErr w:type="gramStart"/>
            <w:r w:rsidRPr="00A356E2">
              <w:rPr>
                <w:rFonts w:ascii="Abadi" w:hAnsi="Abadi"/>
                <w:sz w:val="14"/>
                <w:szCs w:val="14"/>
                <w:lang w:val="en-GB"/>
              </w:rPr>
              <w:t>solution.</w:t>
            </w:r>
            <w:r>
              <w:rPr>
                <w:rFonts w:ascii="Abadi" w:hAnsi="Abadi"/>
                <w:sz w:val="14"/>
                <w:szCs w:val="14"/>
                <w:lang w:val="en-GB"/>
              </w:rPr>
              <w:t>name</w:t>
            </w:r>
            <w:r w:rsidRPr="00A356E2">
              <w:rPr>
                <w:rFonts w:ascii="Abadi" w:hAnsi="Abadi"/>
                <w:sz w:val="14"/>
                <w:szCs w:val="14"/>
                <w:lang w:val="en-GB"/>
              </w:rPr>
              <w:t xml:space="preserve"> :</w:t>
            </w:r>
            <w:proofErr w:type="gramEnd"/>
            <w:r w:rsidRPr="00A356E2">
              <w:rPr>
                <w:rFonts w:ascii="Abadi" w:hAnsi="Abadi"/>
                <w:sz w:val="14"/>
                <w:szCs w:val="14"/>
                <w:lang w:val="en-GB"/>
              </w:rPr>
              <w:t xml:space="preserve"> "TBD</w:t>
            </w:r>
            <w:proofErr w:type="gramStart"/>
            <w:r w:rsidRPr="00A356E2">
              <w:rPr>
                <w:rFonts w:ascii="Abadi" w:hAnsi="Abadi"/>
                <w:sz w:val="14"/>
                <w:szCs w:val="14"/>
                <w:lang w:val="en-GB"/>
              </w:rPr>
              <w:t>"}$</w:t>
            </w:r>
            <w:proofErr w:type="gramEnd"/>
          </w:p>
        </w:tc>
      </w:tr>
      <w:tr w:rsidR="001D4546" w:rsidRPr="00190222" w14:paraId="4E735B50" w14:textId="77777777" w:rsidTr="001029DC">
        <w:tc>
          <w:tcPr>
            <w:tcW w:w="1260" w:type="dxa"/>
          </w:tcPr>
          <w:p w14:paraId="5AAFBB43" w14:textId="77777777" w:rsidR="001D4546" w:rsidRPr="00190222" w:rsidRDefault="001D4546" w:rsidP="001029DC">
            <w:pPr>
              <w:rPr>
                <w:rFonts w:ascii="Abadi" w:hAnsi="Abadi"/>
                <w:sz w:val="14"/>
                <w:szCs w:val="14"/>
              </w:rPr>
            </w:pPr>
            <w:r w:rsidRPr="00764F09">
              <w:rPr>
                <w:rFonts w:ascii="Abadi" w:hAnsi="Abadi"/>
                <w:sz w:val="14"/>
                <w:szCs w:val="14"/>
              </w:rPr>
              <w:t>Market</w:t>
            </w:r>
          </w:p>
        </w:tc>
        <w:tc>
          <w:tcPr>
            <w:tcW w:w="3780" w:type="dxa"/>
            <w:gridSpan w:val="3"/>
          </w:tcPr>
          <w:p w14:paraId="22AFD461" w14:textId="5575ED46" w:rsidR="001D4546" w:rsidRPr="00356E84" w:rsidRDefault="00356E84" w:rsidP="001029DC">
            <w:pPr>
              <w:rPr>
                <w:rFonts w:ascii="Abadi" w:hAnsi="Abadi"/>
                <w:sz w:val="14"/>
                <w:szCs w:val="14"/>
                <w:lang w:val="en-GB"/>
              </w:rPr>
            </w:pPr>
            <w:r w:rsidRPr="00A356E2">
              <w:rPr>
                <w:rFonts w:ascii="Abadi" w:hAnsi="Abadi"/>
                <w:sz w:val="14"/>
                <w:szCs w:val="14"/>
                <w:lang w:val="en-GB"/>
              </w:rPr>
              <w:t>${</w:t>
            </w:r>
            <w:proofErr w:type="gramStart"/>
            <w:r w:rsidRPr="00A356E2">
              <w:rPr>
                <w:rFonts w:ascii="Abadi" w:hAnsi="Abadi"/>
                <w:sz w:val="14"/>
                <w:szCs w:val="14"/>
                <w:lang w:val="en-GB"/>
              </w:rPr>
              <w:t>solution.</w:t>
            </w:r>
            <w:r>
              <w:rPr>
                <w:rFonts w:ascii="Abadi" w:hAnsi="Abadi"/>
                <w:sz w:val="14"/>
                <w:szCs w:val="14"/>
                <w:lang w:val="en-GB"/>
              </w:rPr>
              <w:t>marketCode</w:t>
            </w:r>
            <w:r w:rsidRPr="00A356E2">
              <w:rPr>
                <w:rFonts w:ascii="Abadi" w:hAnsi="Abadi"/>
                <w:sz w:val="14"/>
                <w:szCs w:val="14"/>
                <w:lang w:val="en-GB"/>
              </w:rPr>
              <w:t xml:space="preserve"> !=</w:t>
            </w:r>
            <w:proofErr w:type="gramEnd"/>
            <w:r w:rsidRPr="00A356E2">
              <w:rPr>
                <w:rFonts w:ascii="Abadi" w:hAnsi="Abadi"/>
                <w:sz w:val="14"/>
                <w:szCs w:val="14"/>
                <w:lang w:val="en-GB"/>
              </w:rPr>
              <w:t xml:space="preserve"> </w:t>
            </w:r>
            <w:proofErr w:type="gramStart"/>
            <w:r w:rsidRPr="00A356E2">
              <w:rPr>
                <w:rFonts w:ascii="Abadi" w:hAnsi="Abadi"/>
                <w:sz w:val="14"/>
                <w:szCs w:val="14"/>
                <w:lang w:val="en-GB"/>
              </w:rPr>
              <w:t>null ?</w:t>
            </w:r>
            <w:proofErr w:type="gramEnd"/>
            <w:r w:rsidRPr="00A356E2">
              <w:rPr>
                <w:rFonts w:ascii="Abadi" w:hAnsi="Abadi"/>
                <w:sz w:val="14"/>
                <w:szCs w:val="14"/>
                <w:lang w:val="en-GB"/>
              </w:rPr>
              <w:t xml:space="preserve"> </w:t>
            </w:r>
            <w:proofErr w:type="gramStart"/>
            <w:r w:rsidRPr="00A356E2">
              <w:rPr>
                <w:rFonts w:ascii="Abadi" w:hAnsi="Abadi"/>
                <w:sz w:val="14"/>
                <w:szCs w:val="14"/>
                <w:lang w:val="en-GB"/>
              </w:rPr>
              <w:t>solution.</w:t>
            </w:r>
            <w:r>
              <w:rPr>
                <w:rFonts w:ascii="Abadi" w:hAnsi="Abadi"/>
                <w:sz w:val="14"/>
                <w:szCs w:val="14"/>
                <w:lang w:val="en-GB"/>
              </w:rPr>
              <w:t>marketcode</w:t>
            </w:r>
            <w:proofErr w:type="gramEnd"/>
            <w:r w:rsidRPr="00A356E2">
              <w:rPr>
                <w:rFonts w:ascii="Abadi" w:hAnsi="Abadi"/>
                <w:sz w:val="14"/>
                <w:szCs w:val="14"/>
                <w:lang w:val="en-GB"/>
              </w:rPr>
              <w:t xml:space="preserve"> : "TBD</w:t>
            </w:r>
            <w:proofErr w:type="gramStart"/>
            <w:r w:rsidRPr="00A356E2">
              <w:rPr>
                <w:rFonts w:ascii="Abadi" w:hAnsi="Abadi"/>
                <w:sz w:val="14"/>
                <w:szCs w:val="14"/>
                <w:lang w:val="en-GB"/>
              </w:rPr>
              <w:t>"}$</w:t>
            </w:r>
            <w:proofErr w:type="gramEnd"/>
          </w:p>
        </w:tc>
      </w:tr>
      <w:tr w:rsidR="001D4546" w:rsidRPr="00190222" w14:paraId="56E06D18" w14:textId="77777777" w:rsidTr="001029DC">
        <w:tc>
          <w:tcPr>
            <w:tcW w:w="2520" w:type="dxa"/>
            <w:gridSpan w:val="2"/>
            <w:vMerge w:val="restart"/>
          </w:tcPr>
          <w:p w14:paraId="3A82F03E" w14:textId="77777777" w:rsidR="001D4546" w:rsidRPr="00190222" w:rsidRDefault="001D4546" w:rsidP="00972084">
            <w:pPr>
              <w:rPr>
                <w:rFonts w:ascii="Abadi" w:hAnsi="Abadi"/>
                <w:sz w:val="14"/>
                <w:szCs w:val="14"/>
              </w:rPr>
            </w:pPr>
            <w:r w:rsidRPr="002145D6">
              <w:rPr>
                <w:b/>
                <w:noProof/>
                <w:sz w:val="20"/>
              </w:rPr>
              <w:drawing>
                <wp:inline distT="0" distB="0" distL="0" distR="0" wp14:anchorId="5188C649" wp14:editId="072BB477">
                  <wp:extent cx="769620" cy="195055"/>
                  <wp:effectExtent l="0" t="0" r="0" b="0"/>
                  <wp:docPr id="607929473" name="Picture 1" descr="A blue and white logo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155038" name="Picture 1" descr="A blue and white logo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71" cy="240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4C474EBE" w14:textId="77777777" w:rsidR="001D4546" w:rsidRPr="00190222" w:rsidRDefault="001D4546" w:rsidP="001029DC">
            <w:pPr>
              <w:rPr>
                <w:rFonts w:ascii="Abadi" w:hAnsi="Abadi"/>
                <w:sz w:val="14"/>
                <w:szCs w:val="14"/>
              </w:rPr>
            </w:pPr>
            <w:r w:rsidRPr="00764F09">
              <w:rPr>
                <w:rFonts w:ascii="Abadi" w:hAnsi="Abadi"/>
                <w:sz w:val="14"/>
                <w:szCs w:val="14"/>
              </w:rPr>
              <w:t>Quote Item</w:t>
            </w:r>
          </w:p>
        </w:tc>
        <w:tc>
          <w:tcPr>
            <w:tcW w:w="1260" w:type="dxa"/>
          </w:tcPr>
          <w:p w14:paraId="66A4AF28" w14:textId="74EBC36C" w:rsidR="001D4546" w:rsidRPr="00190222" w:rsidRDefault="007C7AC5" w:rsidP="001029DC">
            <w:pPr>
              <w:rPr>
                <w:rFonts w:ascii="Abadi" w:hAnsi="Abadi"/>
                <w:sz w:val="14"/>
                <w:szCs w:val="14"/>
              </w:rPr>
            </w:pPr>
            <w:r>
              <w:rPr>
                <w:rFonts w:ascii="Abadi" w:hAnsi="Abadi"/>
                <w:sz w:val="14"/>
                <w:szCs w:val="14"/>
              </w:rPr>
              <w:t>${name}$</w:t>
            </w:r>
          </w:p>
        </w:tc>
      </w:tr>
      <w:tr w:rsidR="001D4546" w:rsidRPr="00190222" w14:paraId="3A405850" w14:textId="77777777" w:rsidTr="001029DC">
        <w:tc>
          <w:tcPr>
            <w:tcW w:w="2520" w:type="dxa"/>
            <w:gridSpan w:val="2"/>
            <w:vMerge/>
          </w:tcPr>
          <w:p w14:paraId="7AC60A35" w14:textId="77777777" w:rsidR="001D4546" w:rsidRPr="00190222" w:rsidRDefault="001D4546" w:rsidP="001029DC">
            <w:pPr>
              <w:rPr>
                <w:rFonts w:ascii="Abadi" w:hAnsi="Abadi"/>
                <w:sz w:val="14"/>
                <w:szCs w:val="14"/>
              </w:rPr>
            </w:pPr>
          </w:p>
        </w:tc>
        <w:tc>
          <w:tcPr>
            <w:tcW w:w="1260" w:type="dxa"/>
          </w:tcPr>
          <w:p w14:paraId="1A8280F4" w14:textId="77777777" w:rsidR="001D4546" w:rsidRPr="00190222" w:rsidRDefault="001D4546" w:rsidP="001029DC">
            <w:pPr>
              <w:rPr>
                <w:rFonts w:ascii="Abadi" w:hAnsi="Abadi"/>
                <w:sz w:val="14"/>
                <w:szCs w:val="14"/>
              </w:rPr>
            </w:pPr>
            <w:r w:rsidRPr="00764F09">
              <w:rPr>
                <w:rFonts w:ascii="Abadi" w:hAnsi="Abadi"/>
                <w:sz w:val="14"/>
                <w:szCs w:val="14"/>
              </w:rPr>
              <w:t>Quote Date</w:t>
            </w:r>
          </w:p>
        </w:tc>
        <w:tc>
          <w:tcPr>
            <w:tcW w:w="1260" w:type="dxa"/>
          </w:tcPr>
          <w:p w14:paraId="1B99C11F" w14:textId="77777777" w:rsidR="001D4546" w:rsidRPr="00E30068" w:rsidRDefault="001D4546" w:rsidP="001029DC">
            <w:pPr>
              <w:rPr>
                <w:rFonts w:ascii="Abadi" w:hAnsi="Abadi"/>
                <w:sz w:val="14"/>
                <w:szCs w:val="14"/>
              </w:rPr>
            </w:pPr>
            <w:r w:rsidRPr="00E30068">
              <w:rPr>
                <w:rFonts w:ascii="Abadi" w:hAnsi="Abadi"/>
                <w:sz w:val="14"/>
                <w:szCs w:val="14"/>
              </w:rPr>
              <w:t>$if{</w:t>
            </w:r>
            <w:proofErr w:type="gramStart"/>
            <w:r w:rsidRPr="00E30068">
              <w:rPr>
                <w:rFonts w:ascii="Abadi" w:hAnsi="Abadi"/>
                <w:sz w:val="14"/>
                <w:szCs w:val="14"/>
              </w:rPr>
              <w:t>solution.quoteValidityDate</w:t>
            </w:r>
            <w:proofErr w:type="gramEnd"/>
            <w:r w:rsidRPr="00E30068">
              <w:rPr>
                <w:rFonts w:ascii="Abadi" w:hAnsi="Abadi"/>
                <w:sz w:val="14"/>
                <w:szCs w:val="14"/>
              </w:rPr>
              <w:t>}$</w:t>
            </w:r>
          </w:p>
          <w:p w14:paraId="749289BE" w14:textId="77777777" w:rsidR="001D4546" w:rsidRPr="00E30068" w:rsidRDefault="001D4546" w:rsidP="001029DC">
            <w:pPr>
              <w:rPr>
                <w:rFonts w:ascii="Abadi" w:hAnsi="Abadi"/>
                <w:sz w:val="14"/>
                <w:szCs w:val="14"/>
              </w:rPr>
            </w:pPr>
            <w:r w:rsidRPr="00E30068">
              <w:rPr>
                <w:rFonts w:ascii="Abadi" w:hAnsi="Abadi"/>
                <w:sz w:val="14"/>
                <w:szCs w:val="14"/>
              </w:rPr>
              <w:t>${</w:t>
            </w:r>
            <w:proofErr w:type="gramStart"/>
            <w:r w:rsidRPr="00E30068">
              <w:rPr>
                <w:rFonts w:ascii="Abadi" w:hAnsi="Abadi"/>
                <w:sz w:val="14"/>
                <w:szCs w:val="14"/>
              </w:rPr>
              <w:t>solution.quoteValidityDate</w:t>
            </w:r>
            <w:proofErr w:type="gramEnd"/>
            <w:r w:rsidRPr="00E30068">
              <w:rPr>
                <w:rFonts w:ascii="Abadi" w:hAnsi="Abadi"/>
                <w:sz w:val="14"/>
                <w:szCs w:val="14"/>
              </w:rPr>
              <w:t>}$</w:t>
            </w:r>
          </w:p>
          <w:p w14:paraId="34BB22CE" w14:textId="77777777" w:rsidR="001D4546" w:rsidRPr="00E30068" w:rsidRDefault="001D4546" w:rsidP="001029DC">
            <w:pPr>
              <w:rPr>
                <w:rFonts w:ascii="Abadi" w:hAnsi="Abadi"/>
                <w:sz w:val="14"/>
                <w:szCs w:val="14"/>
              </w:rPr>
            </w:pPr>
            <w:r w:rsidRPr="00E30068">
              <w:rPr>
                <w:rFonts w:ascii="Abadi" w:hAnsi="Abadi"/>
                <w:sz w:val="14"/>
                <w:szCs w:val="14"/>
              </w:rPr>
              <w:t>$elseif{</w:t>
            </w:r>
            <w:proofErr w:type="gramStart"/>
            <w:r w:rsidRPr="00E30068">
              <w:rPr>
                <w:rFonts w:ascii="Abadi" w:hAnsi="Abadi"/>
                <w:sz w:val="14"/>
                <w:szCs w:val="14"/>
              </w:rPr>
              <w:t>solution.todayDate</w:t>
            </w:r>
            <w:proofErr w:type="gramEnd"/>
            <w:r w:rsidRPr="00E30068">
              <w:rPr>
                <w:rFonts w:ascii="Abadi" w:hAnsi="Abadi"/>
                <w:sz w:val="14"/>
                <w:szCs w:val="14"/>
              </w:rPr>
              <w:t>}$</w:t>
            </w:r>
          </w:p>
          <w:p w14:paraId="0A32F827" w14:textId="77777777" w:rsidR="001D4546" w:rsidRPr="00E30068" w:rsidRDefault="001D4546" w:rsidP="001029DC">
            <w:pPr>
              <w:rPr>
                <w:rFonts w:ascii="Abadi" w:hAnsi="Abadi"/>
                <w:sz w:val="14"/>
                <w:szCs w:val="14"/>
              </w:rPr>
            </w:pPr>
            <w:r w:rsidRPr="00E30068">
              <w:rPr>
                <w:rFonts w:ascii="Abadi" w:hAnsi="Abadi"/>
                <w:sz w:val="14"/>
                <w:szCs w:val="14"/>
              </w:rPr>
              <w:t>${</w:t>
            </w:r>
            <w:proofErr w:type="gramStart"/>
            <w:r w:rsidRPr="00E30068">
              <w:rPr>
                <w:rFonts w:ascii="Abadi" w:hAnsi="Abadi"/>
                <w:sz w:val="14"/>
                <w:szCs w:val="14"/>
              </w:rPr>
              <w:t>solution.todayDate</w:t>
            </w:r>
            <w:proofErr w:type="gramEnd"/>
            <w:r w:rsidRPr="00E30068">
              <w:rPr>
                <w:rFonts w:ascii="Abadi" w:hAnsi="Abadi"/>
                <w:sz w:val="14"/>
                <w:szCs w:val="14"/>
              </w:rPr>
              <w:t>}$</w:t>
            </w:r>
          </w:p>
          <w:p w14:paraId="6066B64D" w14:textId="77777777" w:rsidR="001D4546" w:rsidRPr="00E30068" w:rsidRDefault="001D4546" w:rsidP="001029DC">
            <w:pPr>
              <w:rPr>
                <w:rFonts w:ascii="Abadi" w:hAnsi="Abadi"/>
                <w:sz w:val="14"/>
                <w:szCs w:val="14"/>
              </w:rPr>
            </w:pPr>
            <w:r w:rsidRPr="00E30068">
              <w:rPr>
                <w:rFonts w:ascii="Abadi" w:hAnsi="Abadi"/>
                <w:sz w:val="14"/>
                <w:szCs w:val="14"/>
              </w:rPr>
              <w:t>$else$</w:t>
            </w:r>
          </w:p>
          <w:p w14:paraId="5F6C8269" w14:textId="77777777" w:rsidR="001D4546" w:rsidRPr="00E30068" w:rsidRDefault="001D4546" w:rsidP="001029DC">
            <w:pPr>
              <w:rPr>
                <w:rFonts w:ascii="Abadi" w:hAnsi="Abadi"/>
                <w:sz w:val="14"/>
                <w:szCs w:val="14"/>
              </w:rPr>
            </w:pPr>
            <w:r w:rsidRPr="00E30068">
              <w:rPr>
                <w:rFonts w:ascii="Abadi" w:hAnsi="Abadi"/>
                <w:sz w:val="14"/>
                <w:szCs w:val="14"/>
              </w:rPr>
              <w:lastRenderedPageBreak/>
              <w:t>N/A</w:t>
            </w:r>
          </w:p>
          <w:p w14:paraId="60D3D933" w14:textId="77777777" w:rsidR="001D4546" w:rsidRPr="00190222" w:rsidRDefault="001D4546" w:rsidP="001029DC">
            <w:pPr>
              <w:rPr>
                <w:rFonts w:ascii="Abadi" w:hAnsi="Abadi"/>
                <w:sz w:val="14"/>
                <w:szCs w:val="14"/>
              </w:rPr>
            </w:pPr>
            <w:r w:rsidRPr="00E30068">
              <w:rPr>
                <w:rFonts w:ascii="Abadi" w:hAnsi="Abadi"/>
                <w:sz w:val="14"/>
                <w:szCs w:val="14"/>
              </w:rPr>
              <w:t>$endif$</w:t>
            </w:r>
          </w:p>
        </w:tc>
      </w:tr>
    </w:tbl>
    <w:p w14:paraId="07DDF931" w14:textId="66F87AD6" w:rsidR="004D61E9" w:rsidRDefault="001D4546" w:rsidP="001556D3">
      <w:r>
        <w:lastRenderedPageBreak/>
        <w:t>$</w:t>
      </w:r>
      <w:r w:rsidRPr="00224947">
        <w:rPr>
          <w:highlight w:val="yellow"/>
        </w:rPr>
        <w:t>endfragment</w:t>
      </w:r>
      <w:r>
        <w:t>$</w:t>
      </w:r>
    </w:p>
    <w:p w14:paraId="2197AF62" w14:textId="37A8AE86" w:rsidR="00FC71AD" w:rsidRDefault="00FC71AD" w:rsidP="001556D3">
      <w:r w:rsidRPr="00333060">
        <w:rPr>
          <w:highlight w:val="yellow"/>
        </w:rPr>
        <w:t>$</w:t>
      </w:r>
      <w:proofErr w:type="gramStart"/>
      <w:r w:rsidRPr="00333060">
        <w:rPr>
          <w:highlight w:val="yellow"/>
        </w:rPr>
        <w:t>fragment</w:t>
      </w:r>
      <w:r>
        <w:t>:pumpDataNotes</w:t>
      </w:r>
      <w:proofErr w:type="gramEnd"/>
      <w:r>
        <w:t xml:space="preserve">(pumpProductLine, node, </w:t>
      </w:r>
      <w:proofErr w:type="gramStart"/>
      <w:r>
        <w:t>solution)$</w:t>
      </w:r>
      <w:proofErr w:type="gramEnd"/>
    </w:p>
    <w:p w14:paraId="19086BB5" w14:textId="77777777" w:rsidR="00FC71AD" w:rsidRDefault="00FC71AD" w:rsidP="00FC71AD">
      <w:pPr>
        <w:spacing w:after="0"/>
        <w:rPr>
          <w:rFonts w:ascii="Abadi" w:hAnsi="Abadi"/>
          <w:sz w:val="16"/>
          <w:szCs w:val="16"/>
          <w:lang w:val="es-MX"/>
        </w:rPr>
      </w:pPr>
      <w:r w:rsidRPr="00CD7F5F">
        <w:rPr>
          <w:rFonts w:ascii="Abadi" w:hAnsi="Abadi"/>
          <w:sz w:val="16"/>
          <w:szCs w:val="16"/>
          <w:lang w:val="es-MX"/>
        </w:rPr>
        <w:t>NOTES:</w:t>
      </w:r>
    </w:p>
    <w:p w14:paraId="7318B4A0" w14:textId="097773FB" w:rsidR="00FC71AD" w:rsidRPr="00FC2314" w:rsidRDefault="00FC71AD" w:rsidP="00FC71AD">
      <w:pPr>
        <w:spacing w:after="0"/>
        <w:rPr>
          <w:rFonts w:ascii="Abadi" w:hAnsi="Abadi"/>
          <w:sz w:val="14"/>
          <w:szCs w:val="14"/>
          <w:lang w:val="es-MX"/>
        </w:rPr>
      </w:pPr>
      <w:r w:rsidRPr="00FC2314">
        <w:rPr>
          <w:rFonts w:ascii="Abadi" w:hAnsi="Abadi"/>
          <w:sz w:val="14"/>
          <w:szCs w:val="14"/>
        </w:rPr>
        <w:t>a. Not for construction, installation, or application purposes. b. All dimensions are in</w:t>
      </w:r>
      <w:r w:rsidR="00FC71AB" w:rsidRPr="00FC71AB">
        <w:rPr>
          <w:rFonts w:ascii="Abadi" w:hAnsi="Abadi"/>
          <w:sz w:val="14"/>
          <w:szCs w:val="14"/>
          <w:lang w:val="en-GB"/>
        </w:rPr>
        <w:t>$</w:t>
      </w:r>
      <w:proofErr w:type="gramStart"/>
      <w:r w:rsidR="00FC71AB" w:rsidRPr="00FC71AB">
        <w:rPr>
          <w:rFonts w:ascii="Abadi" w:hAnsi="Abadi"/>
          <w:sz w:val="14"/>
          <w:szCs w:val="14"/>
          <w:lang w:val="en-GB"/>
        </w:rPr>
        <w:t>define{</w:t>
      </w:r>
      <w:proofErr w:type="gramEnd"/>
      <w:r w:rsidR="00FC71AB" w:rsidRPr="00FC71AB">
        <w:rPr>
          <w:rFonts w:ascii="Abadi" w:hAnsi="Abadi"/>
          <w:sz w:val="14"/>
          <w:szCs w:val="14"/>
          <w:lang w:val="en-GB"/>
        </w:rPr>
        <w:t>#uomLengthDefaultAttr = getConfigurationAttribute("needs_node-</w:t>
      </w:r>
      <w:proofErr w:type="gramStart"/>
      <w:r w:rsidR="00FC71AB" w:rsidRPr="00FC71AB">
        <w:rPr>
          <w:rFonts w:ascii="Abadi" w:hAnsi="Abadi"/>
          <w:sz w:val="14"/>
          <w:szCs w:val="14"/>
          <w:lang w:val="en-GB"/>
        </w:rPr>
        <w:t>1.uomLengthDefault</w:t>
      </w:r>
      <w:proofErr w:type="gramEnd"/>
      <w:r w:rsidR="00FC71AB" w:rsidRPr="00FC71AB">
        <w:rPr>
          <w:rFonts w:ascii="Abadi" w:hAnsi="Abadi"/>
          <w:sz w:val="14"/>
          <w:szCs w:val="14"/>
          <w:lang w:val="en-GB"/>
        </w:rPr>
        <w:t>"</w:t>
      </w:r>
      <w:proofErr w:type="gramStart"/>
      <w:r w:rsidR="00FC71AB" w:rsidRPr="00FC71AB">
        <w:rPr>
          <w:rFonts w:ascii="Abadi" w:hAnsi="Abadi"/>
          <w:sz w:val="14"/>
          <w:szCs w:val="14"/>
          <w:lang w:val="en-GB"/>
        </w:rPr>
        <w:t>)}$</w:t>
      </w:r>
      <w:proofErr w:type="gramEnd"/>
      <w:r w:rsidR="00FC71AB" w:rsidRPr="00FC71AB">
        <w:rPr>
          <w:rFonts w:ascii="Abadi" w:hAnsi="Abadi"/>
          <w:sz w:val="14"/>
          <w:szCs w:val="14"/>
          <w:lang w:val="en-GB"/>
        </w:rPr>
        <w:t>$</w:t>
      </w:r>
      <w:proofErr w:type="gramStart"/>
      <w:r w:rsidR="00FC71AB" w:rsidRPr="00FC71AB">
        <w:rPr>
          <w:rFonts w:ascii="Abadi" w:hAnsi="Abadi"/>
          <w:sz w:val="14"/>
          <w:szCs w:val="14"/>
          <w:lang w:val="en-GB"/>
        </w:rPr>
        <w:t>define{</w:t>
      </w:r>
      <w:proofErr w:type="gramEnd"/>
      <w:r w:rsidR="00FC71AB" w:rsidRPr="00FC71AB">
        <w:rPr>
          <w:rFonts w:ascii="Abadi" w:hAnsi="Abadi"/>
          <w:sz w:val="14"/>
          <w:szCs w:val="14"/>
          <w:lang w:val="en-GB"/>
        </w:rPr>
        <w:t>#uomLengthDefault = (#</w:t>
      </w:r>
      <w:proofErr w:type="gramStart"/>
      <w:r w:rsidR="00FC71AB" w:rsidRPr="00FC71AB">
        <w:rPr>
          <w:rFonts w:ascii="Abadi" w:hAnsi="Abadi"/>
          <w:sz w:val="14"/>
          <w:szCs w:val="14"/>
          <w:lang w:val="en-GB"/>
        </w:rPr>
        <w:t>uomLengthDefaultAttr !</w:t>
      </w:r>
      <w:proofErr w:type="gramEnd"/>
      <w:r w:rsidR="00FC71AB" w:rsidRPr="00FC71AB">
        <w:rPr>
          <w:rFonts w:ascii="Abadi" w:hAnsi="Abadi"/>
          <w:sz w:val="14"/>
          <w:szCs w:val="14"/>
          <w:lang w:val="en-GB"/>
        </w:rPr>
        <w:t>= null &amp;&amp; #</w:t>
      </w:r>
      <w:proofErr w:type="gramStart"/>
      <w:r w:rsidR="00FC71AB" w:rsidRPr="00FC71AB">
        <w:rPr>
          <w:rFonts w:ascii="Abadi" w:hAnsi="Abadi"/>
          <w:sz w:val="14"/>
          <w:szCs w:val="14"/>
          <w:lang w:val="en-GB"/>
        </w:rPr>
        <w:t>uomLengthDefaultAttr.valueDescription !</w:t>
      </w:r>
      <w:proofErr w:type="gramEnd"/>
      <w:r w:rsidR="00FC71AB" w:rsidRPr="00FC71AB">
        <w:rPr>
          <w:rFonts w:ascii="Abadi" w:hAnsi="Abadi"/>
          <w:sz w:val="14"/>
          <w:szCs w:val="14"/>
          <w:lang w:val="en-GB"/>
        </w:rPr>
        <w:t>= null</w:t>
      </w:r>
      <w:proofErr w:type="gramStart"/>
      <w:r w:rsidR="00FC71AB" w:rsidRPr="00FC71AB">
        <w:rPr>
          <w:rFonts w:ascii="Abadi" w:hAnsi="Abadi"/>
          <w:sz w:val="14"/>
          <w:szCs w:val="14"/>
          <w:lang w:val="en-GB"/>
        </w:rPr>
        <w:t>) ?</w:t>
      </w:r>
      <w:proofErr w:type="gramEnd"/>
      <w:r w:rsidR="00FC71AB" w:rsidRPr="00FC71AB">
        <w:rPr>
          <w:rFonts w:ascii="Abadi" w:hAnsi="Abadi"/>
          <w:sz w:val="14"/>
          <w:szCs w:val="14"/>
          <w:lang w:val="en-GB"/>
        </w:rPr>
        <w:t xml:space="preserve"> #</w:t>
      </w:r>
      <w:proofErr w:type="gramStart"/>
      <w:r w:rsidR="00FC71AB" w:rsidRPr="00FC71AB">
        <w:rPr>
          <w:rFonts w:ascii="Abadi" w:hAnsi="Abadi"/>
          <w:sz w:val="14"/>
          <w:szCs w:val="14"/>
          <w:lang w:val="en-GB"/>
        </w:rPr>
        <w:t>uomLengthDefaultAttr.valueDescription :</w:t>
      </w:r>
      <w:proofErr w:type="gramEnd"/>
      <w:r w:rsidR="00FC71AB" w:rsidRPr="00FC71AB">
        <w:rPr>
          <w:rFonts w:ascii="Abadi" w:hAnsi="Abadi"/>
          <w:sz w:val="14"/>
          <w:szCs w:val="14"/>
          <w:lang w:val="en-GB"/>
        </w:rPr>
        <w:t xml:space="preserve"> "TBD</w:t>
      </w:r>
      <w:proofErr w:type="gramStart"/>
      <w:r w:rsidR="00FC71AB" w:rsidRPr="00FC71AB">
        <w:rPr>
          <w:rFonts w:ascii="Abadi" w:hAnsi="Abadi"/>
          <w:sz w:val="14"/>
          <w:szCs w:val="14"/>
          <w:lang w:val="en-GB"/>
        </w:rPr>
        <w:t>"}$</w:t>
      </w:r>
      <w:proofErr w:type="gramEnd"/>
      <w:r w:rsidR="0092550A" w:rsidRPr="00FC2314">
        <w:rPr>
          <w:rFonts w:ascii="Abadi" w:hAnsi="Abadi"/>
          <w:sz w:val="14"/>
          <w:szCs w:val="14"/>
        </w:rPr>
        <w:t>${</w:t>
      </w:r>
      <w:r w:rsidR="0092550A">
        <w:rPr>
          <w:rFonts w:ascii="Abadi" w:hAnsi="Abadi"/>
          <w:sz w:val="14"/>
          <w:szCs w:val="14"/>
        </w:rPr>
        <w:t>#</w:t>
      </w:r>
      <w:proofErr w:type="gramStart"/>
      <w:r w:rsidR="0092550A" w:rsidRPr="00FC2314">
        <w:rPr>
          <w:rFonts w:ascii="Abadi" w:hAnsi="Abadi"/>
          <w:sz w:val="14"/>
          <w:szCs w:val="14"/>
        </w:rPr>
        <w:t>uomLengthDefault}$</w:t>
      </w:r>
      <w:proofErr w:type="gramEnd"/>
      <w:r w:rsidR="0092550A" w:rsidRPr="00FC2314">
        <w:rPr>
          <w:rFonts w:ascii="Abadi" w:hAnsi="Abadi"/>
          <w:sz w:val="14"/>
          <w:szCs w:val="14"/>
        </w:rPr>
        <w:t>.</w:t>
      </w:r>
      <w:r w:rsidRPr="00FC2314">
        <w:rPr>
          <w:rFonts w:ascii="Abadi" w:hAnsi="Abadi"/>
          <w:sz w:val="14"/>
          <w:szCs w:val="14"/>
        </w:rPr>
        <w:br/>
        <w:t>c. Dimensions may vary +/- 0.38” (10mm) due to normal manufacturing tolerances. d. See configuration for estimated total weight.</w:t>
      </w:r>
    </w:p>
    <w:p w14:paraId="2B37152B" w14:textId="6E5D1141" w:rsidR="00FC71AD" w:rsidRDefault="00FC71AD" w:rsidP="00FC71AD">
      <w:pPr>
        <w:rPr>
          <w:ins w:id="0" w:author="Daniel Bjerninger" w:date="2026-03-02T05:49:00Z" w16du:dateUtc="2026-03-02T04:49:00Z"/>
        </w:rPr>
      </w:pPr>
      <w:r w:rsidRPr="00FC2314">
        <w:rPr>
          <w:rFonts w:ascii="Abadi" w:hAnsi="Abadi"/>
          <w:sz w:val="14"/>
          <w:szCs w:val="14"/>
        </w:rPr>
        <w:t>Not for construction, installation, or application purposes unless certified.</w:t>
      </w:r>
      <w:r w:rsidR="003B4D63" w:rsidRPr="003B4D63">
        <w:rPr>
          <w:rFonts w:ascii="Abadi" w:hAnsi="Abadi"/>
          <w:sz w:val="14"/>
          <w:szCs w:val="14"/>
          <w:lang w:val="en-GB"/>
        </w:rPr>
        <w:t>$define{#motorAttr</w:t>
      </w:r>
      <w:r w:rsidR="007F555D">
        <w:rPr>
          <w:rFonts w:ascii="Abadi" w:hAnsi="Abadi"/>
          <w:sz w:val="14"/>
          <w:szCs w:val="14"/>
          <w:lang w:val="en-GB"/>
        </w:rPr>
        <w:t>Blue</w:t>
      </w:r>
      <w:r w:rsidR="003B4D63" w:rsidRPr="003B4D63">
        <w:rPr>
          <w:rFonts w:ascii="Abadi" w:hAnsi="Abadi"/>
          <w:sz w:val="14"/>
          <w:szCs w:val="14"/>
          <w:lang w:val="en-GB"/>
        </w:rPr>
        <w:t xml:space="preserve"> =(pumpType == "blue") ? getConfigurationAttribute("</w:t>
      </w:r>
      <w:r w:rsidR="00F549E4" w:rsidRPr="008D2058">
        <w:rPr>
          <w:rFonts w:ascii="Abadi" w:hAnsi="Abadi"/>
          <w:sz w:val="14"/>
          <w:szCs w:val="14"/>
        </w:rPr>
        <w:t>nonfire_pump_node-1</w:t>
      </w:r>
      <w:r w:rsidR="00F549E4">
        <w:rPr>
          <w:rFonts w:ascii="Abadi" w:hAnsi="Abadi"/>
          <w:sz w:val="14"/>
          <w:szCs w:val="14"/>
        </w:rPr>
        <w:t>.</w:t>
      </w:r>
      <w:r w:rsidR="00180732" w:rsidRPr="00180732">
        <w:rPr>
          <w:rFonts w:ascii="Abadi" w:hAnsi="Abadi"/>
          <w:sz w:val="14"/>
          <w:szCs w:val="14"/>
          <w:lang w:val="en-GB"/>
        </w:rPr>
        <w:t>driver_type</w:t>
      </w:r>
      <w:r w:rsidR="003B4D63" w:rsidRPr="003B4D63">
        <w:rPr>
          <w:rFonts w:ascii="Abadi" w:hAnsi="Abadi"/>
          <w:sz w:val="14"/>
          <w:szCs w:val="14"/>
          <w:lang w:val="en-GB"/>
        </w:rPr>
        <w:t>")</w:t>
      </w:r>
      <w:r w:rsidR="00985158">
        <w:rPr>
          <w:rFonts w:ascii="Abadi" w:hAnsi="Abadi"/>
          <w:sz w:val="14"/>
          <w:szCs w:val="14"/>
          <w:lang w:val="en-GB"/>
        </w:rPr>
        <w:t>.value</w:t>
      </w:r>
      <w:r w:rsidR="003140B4">
        <w:rPr>
          <w:rFonts w:ascii="Abadi" w:hAnsi="Abadi"/>
          <w:sz w:val="14"/>
          <w:szCs w:val="14"/>
          <w:lang w:val="en-GB"/>
        </w:rPr>
        <w:t>Description</w:t>
      </w:r>
      <w:r w:rsidR="003B4D63" w:rsidRPr="003B4D63">
        <w:rPr>
          <w:rFonts w:ascii="Abadi" w:hAnsi="Abadi"/>
          <w:sz w:val="14"/>
          <w:szCs w:val="14"/>
          <w:lang w:val="en-GB"/>
        </w:rPr>
        <w:t>:</w:t>
      </w:r>
      <w:r w:rsidR="003140B4">
        <w:rPr>
          <w:rFonts w:ascii="Abadi" w:hAnsi="Abadi"/>
          <w:sz w:val="14"/>
          <w:szCs w:val="14"/>
          <w:lang w:val="en-GB"/>
        </w:rPr>
        <w:t>”Test”</w:t>
      </w:r>
      <w:r w:rsidR="003B4D63" w:rsidRPr="003B4D63">
        <w:rPr>
          <w:rFonts w:ascii="Abadi" w:hAnsi="Abadi"/>
          <w:sz w:val="14"/>
          <w:szCs w:val="14"/>
          <w:lang w:val="en-GB"/>
        </w:rPr>
        <w:t>}$</w:t>
      </w:r>
      <w:r w:rsidR="007F555D" w:rsidRPr="003B4D63">
        <w:rPr>
          <w:rFonts w:ascii="Abadi" w:hAnsi="Abadi"/>
          <w:sz w:val="14"/>
          <w:szCs w:val="14"/>
          <w:lang w:val="en-GB"/>
        </w:rPr>
        <w:t>$define{#motorAttr</w:t>
      </w:r>
      <w:r w:rsidR="007F555D">
        <w:rPr>
          <w:rFonts w:ascii="Abadi" w:hAnsi="Abadi"/>
          <w:sz w:val="14"/>
          <w:szCs w:val="14"/>
          <w:lang w:val="en-GB"/>
        </w:rPr>
        <w:t>Red</w:t>
      </w:r>
      <w:r w:rsidR="007F555D" w:rsidRPr="003B4D63">
        <w:rPr>
          <w:rFonts w:ascii="Abadi" w:hAnsi="Abadi"/>
          <w:sz w:val="14"/>
          <w:szCs w:val="14"/>
          <w:lang w:val="en-GB"/>
        </w:rPr>
        <w:t xml:space="preserve"> =(pumpType == "</w:t>
      </w:r>
      <w:r w:rsidR="007F555D">
        <w:rPr>
          <w:rFonts w:ascii="Abadi" w:hAnsi="Abadi"/>
          <w:sz w:val="14"/>
          <w:szCs w:val="14"/>
          <w:lang w:val="en-GB"/>
        </w:rPr>
        <w:t>red</w:t>
      </w:r>
      <w:r w:rsidR="007F555D" w:rsidRPr="003B4D63">
        <w:rPr>
          <w:rFonts w:ascii="Abadi" w:hAnsi="Abadi"/>
          <w:sz w:val="14"/>
          <w:szCs w:val="14"/>
          <w:lang w:val="en-GB"/>
        </w:rPr>
        <w:t>") ? getConfigurationAttribute("</w:t>
      </w:r>
      <w:r w:rsidR="007F555D" w:rsidRPr="008D2058">
        <w:rPr>
          <w:rFonts w:ascii="Abadi" w:hAnsi="Abadi"/>
          <w:sz w:val="14"/>
          <w:szCs w:val="14"/>
        </w:rPr>
        <w:t>fire_pump_node-1</w:t>
      </w:r>
      <w:r w:rsidR="007F555D">
        <w:rPr>
          <w:rFonts w:ascii="Abadi" w:hAnsi="Abadi"/>
          <w:sz w:val="14"/>
          <w:szCs w:val="14"/>
        </w:rPr>
        <w:t>.motorStyle</w:t>
      </w:r>
      <w:r w:rsidR="007F555D" w:rsidRPr="003B4D63">
        <w:rPr>
          <w:rFonts w:ascii="Abadi" w:hAnsi="Abadi"/>
          <w:sz w:val="14"/>
          <w:szCs w:val="14"/>
          <w:lang w:val="en-GB"/>
        </w:rPr>
        <w:t>")</w:t>
      </w:r>
      <w:r w:rsidR="007F555D">
        <w:rPr>
          <w:rFonts w:ascii="Abadi" w:hAnsi="Abadi"/>
          <w:sz w:val="14"/>
          <w:szCs w:val="14"/>
          <w:lang w:val="en-GB"/>
        </w:rPr>
        <w:t>.valueDescription</w:t>
      </w:r>
      <w:r w:rsidR="007F555D" w:rsidRPr="003B4D63">
        <w:rPr>
          <w:rFonts w:ascii="Abadi" w:hAnsi="Abadi"/>
          <w:sz w:val="14"/>
          <w:szCs w:val="14"/>
          <w:lang w:val="en-GB"/>
        </w:rPr>
        <w:t>:</w:t>
      </w:r>
      <w:r w:rsidR="007F555D">
        <w:rPr>
          <w:rFonts w:ascii="Abadi" w:hAnsi="Abadi"/>
          <w:sz w:val="14"/>
          <w:szCs w:val="14"/>
          <w:lang w:val="en-GB"/>
        </w:rPr>
        <w:t>”Test”</w:t>
      </w:r>
      <w:r w:rsidR="007F555D" w:rsidRPr="003B4D63">
        <w:rPr>
          <w:rFonts w:ascii="Abadi" w:hAnsi="Abadi"/>
          <w:sz w:val="14"/>
          <w:szCs w:val="14"/>
          <w:lang w:val="en-GB"/>
        </w:rPr>
        <w:t>}$</w:t>
      </w:r>
      <w:r w:rsidR="000B3E74" w:rsidRPr="000B3E74">
        <w:rPr>
          <w:rFonts w:ascii="Abadi" w:hAnsi="Abadi"/>
          <w:sz w:val="14"/>
          <w:szCs w:val="14"/>
          <w:lang w:val="en-GB"/>
        </w:rPr>
        <w:t>$define{#hasMotor = ((#motorAttrRed != null &amp;&amp; #motorAttrRed == "Engine") || (#motorAttrBlue != null &amp;&amp; #motorAttrBlue == "Catalog motor")) ? "Yes</w:t>
      </w:r>
      <w:proofErr w:type="gramStart"/>
      <w:r w:rsidR="000B3E74" w:rsidRPr="000B3E74">
        <w:rPr>
          <w:rFonts w:ascii="Abadi" w:hAnsi="Abadi"/>
          <w:sz w:val="14"/>
          <w:szCs w:val="14"/>
          <w:lang w:val="en-GB"/>
        </w:rPr>
        <w:t>" :</w:t>
      </w:r>
      <w:proofErr w:type="gramEnd"/>
      <w:r w:rsidR="000B3E74" w:rsidRPr="000B3E74">
        <w:rPr>
          <w:rFonts w:ascii="Abadi" w:hAnsi="Abadi"/>
          <w:sz w:val="14"/>
          <w:szCs w:val="14"/>
          <w:lang w:val="en-GB"/>
        </w:rPr>
        <w:t xml:space="preserve"> "No</w:t>
      </w:r>
      <w:proofErr w:type="gramStart"/>
      <w:r w:rsidR="000B3E74" w:rsidRPr="000B3E74">
        <w:rPr>
          <w:rFonts w:ascii="Abadi" w:hAnsi="Abadi"/>
          <w:sz w:val="14"/>
          <w:szCs w:val="14"/>
          <w:lang w:val="en-GB"/>
        </w:rPr>
        <w:t>"}$</w:t>
      </w:r>
      <w:proofErr w:type="gramEnd"/>
      <w:r w:rsidRPr="00FC2314">
        <w:rPr>
          <w:rFonts w:ascii="Abadi" w:hAnsi="Abadi"/>
          <w:sz w:val="14"/>
          <w:szCs w:val="14"/>
          <w:lang w:val="en-GB"/>
        </w:rPr>
        <w:t>$</w:t>
      </w:r>
      <w:r w:rsidRPr="007847EA">
        <w:rPr>
          <w:rFonts w:ascii="Abadi" w:hAnsi="Abadi"/>
          <w:sz w:val="14"/>
          <w:highlight w:val="yellow"/>
          <w:lang w:val="en-GB"/>
        </w:rPr>
        <w:t>if</w:t>
      </w:r>
      <w:r w:rsidRPr="00FC2314">
        <w:rPr>
          <w:rFonts w:ascii="Abadi" w:hAnsi="Abadi"/>
          <w:sz w:val="14"/>
          <w:szCs w:val="14"/>
          <w:lang w:val="en-GB"/>
        </w:rPr>
        <w:t>{#hasMotor=="Yes</w:t>
      </w:r>
      <w:proofErr w:type="gramStart"/>
      <w:r w:rsidRPr="00FC2314">
        <w:rPr>
          <w:rFonts w:ascii="Abadi" w:hAnsi="Abadi"/>
          <w:sz w:val="14"/>
          <w:szCs w:val="14"/>
          <w:lang w:val="en-GB"/>
        </w:rPr>
        <w:t>"}$</w:t>
      </w:r>
      <w:proofErr w:type="gramEnd"/>
      <w:r w:rsidR="003B7451">
        <w:rPr>
          <w:rFonts w:ascii="Abadi" w:hAnsi="Abadi"/>
          <w:sz w:val="14"/>
          <w:szCs w:val="14"/>
          <w:lang w:val="en-GB"/>
        </w:rPr>
        <w:t>e</w:t>
      </w:r>
      <w:r w:rsidR="00F420E0">
        <w:rPr>
          <w:rFonts w:ascii="Abadi" w:hAnsi="Abadi"/>
          <w:sz w:val="14"/>
          <w:szCs w:val="14"/>
          <w:lang w:val="en-GB"/>
        </w:rPr>
        <w:t>.</w:t>
      </w:r>
      <w:r w:rsidRPr="00FC2314">
        <w:rPr>
          <w:rFonts w:ascii="Abadi" w:hAnsi="Abadi"/>
          <w:sz w:val="14"/>
          <w:szCs w:val="14"/>
          <w:lang w:val="en-GB"/>
        </w:rPr>
        <w:t xml:space="preserve"> Conduit box is shown in approximate location. Dimensions are not specified as they vary with each motor manufacturer. </w:t>
      </w:r>
      <w:r w:rsidR="00E349B8">
        <w:rPr>
          <w:rFonts w:ascii="Abadi" w:hAnsi="Abadi"/>
          <w:sz w:val="14"/>
          <w:szCs w:val="14"/>
          <w:lang w:val="en-GB"/>
        </w:rPr>
        <w:t>f</w:t>
      </w:r>
      <w:r w:rsidR="00F420E0">
        <w:rPr>
          <w:rFonts w:ascii="Abadi" w:hAnsi="Abadi"/>
          <w:sz w:val="14"/>
          <w:szCs w:val="14"/>
          <w:lang w:val="en-GB"/>
        </w:rPr>
        <w:t>.</w:t>
      </w:r>
      <w:r w:rsidRPr="00FC2314">
        <w:rPr>
          <w:rFonts w:ascii="Abadi" w:hAnsi="Abadi"/>
          <w:sz w:val="14"/>
          <w:szCs w:val="14"/>
          <w:lang w:val="en-GB"/>
        </w:rPr>
        <w:t xml:space="preserve"> Check discharge position. Casing dimensions which exceed dimension D may require pads for the support.$</w:t>
      </w:r>
      <w:r w:rsidRPr="007847EA">
        <w:rPr>
          <w:rFonts w:ascii="Abadi" w:hAnsi="Abadi"/>
          <w:sz w:val="14"/>
          <w:highlight w:val="yellow"/>
          <w:lang w:val="en-GB"/>
        </w:rPr>
        <w:t>endif</w:t>
      </w:r>
      <w:r w:rsidRPr="00FC2314">
        <w:rPr>
          <w:rFonts w:ascii="Abadi" w:hAnsi="Abadi"/>
          <w:sz w:val="14"/>
          <w:szCs w:val="14"/>
          <w:lang w:val="en-GB"/>
        </w:rPr>
        <w:t>$$define{#baseAttr=</w:t>
      </w:r>
      <w:r w:rsidR="00DE57E5">
        <w:rPr>
          <w:rFonts w:ascii="Abadi" w:hAnsi="Abadi"/>
          <w:sz w:val="14"/>
          <w:szCs w:val="14"/>
          <w:lang w:val="en-GB"/>
        </w:rPr>
        <w:t>pumpB</w:t>
      </w:r>
      <w:r w:rsidR="00DB74CB">
        <w:rPr>
          <w:rFonts w:ascii="Abadi" w:hAnsi="Abadi"/>
          <w:sz w:val="14"/>
          <w:szCs w:val="14"/>
          <w:lang w:val="en-GB"/>
        </w:rPr>
        <w:t>aseType</w:t>
      </w:r>
      <w:r w:rsidRPr="00FC2314">
        <w:rPr>
          <w:rFonts w:ascii="Abadi" w:hAnsi="Abadi"/>
          <w:sz w:val="14"/>
          <w:szCs w:val="14"/>
          <w:lang w:val="en-GB"/>
        </w:rPr>
        <w:t>}$</w:t>
      </w:r>
      <w:r w:rsidR="00D752EC" w:rsidRPr="00D752EC">
        <w:rPr>
          <w:rFonts w:ascii="Abadi" w:hAnsi="Abadi"/>
          <w:sz w:val="14"/>
          <w:szCs w:val="14"/>
          <w:lang w:val="en-GB"/>
        </w:rPr>
        <w:t>$define{#hasBase=(#baseAttr!="NoBase" &amp;&amp; #baseAttr!="No Base")?"Yes":"No"}$</w:t>
      </w:r>
      <w:r w:rsidRPr="00FC2314">
        <w:rPr>
          <w:rFonts w:ascii="Abadi" w:hAnsi="Abadi"/>
          <w:sz w:val="14"/>
          <w:szCs w:val="14"/>
          <w:lang w:val="en-GB"/>
        </w:rPr>
        <w:t>$</w:t>
      </w:r>
      <w:r w:rsidRPr="007847EA">
        <w:rPr>
          <w:rFonts w:ascii="Abadi" w:hAnsi="Abadi"/>
          <w:sz w:val="14"/>
          <w:highlight w:val="yellow"/>
          <w:lang w:val="en-GB"/>
        </w:rPr>
        <w:t>if</w:t>
      </w:r>
      <w:r w:rsidRPr="00FC2314">
        <w:rPr>
          <w:rFonts w:ascii="Abadi" w:hAnsi="Abadi"/>
          <w:sz w:val="14"/>
          <w:szCs w:val="14"/>
          <w:lang w:val="en-GB"/>
        </w:rPr>
        <w:t>{#hasBase=="Yes"}$</w:t>
      </w:r>
      <w:r w:rsidR="00CE1F75">
        <w:rPr>
          <w:rFonts w:ascii="Abadi" w:hAnsi="Abadi"/>
          <w:sz w:val="14"/>
          <w:szCs w:val="14"/>
          <w:lang w:val="en-GB"/>
        </w:rPr>
        <w:t>$if{</w:t>
      </w:r>
      <w:r w:rsidR="00A06303">
        <w:rPr>
          <w:rFonts w:ascii="Abadi" w:hAnsi="Abadi"/>
          <w:sz w:val="14"/>
          <w:szCs w:val="14"/>
          <w:lang w:val="en-GB"/>
        </w:rPr>
        <w:t>#hasMotor==”Yes”</w:t>
      </w:r>
      <w:r w:rsidR="00CE1F75">
        <w:rPr>
          <w:rFonts w:ascii="Abadi" w:hAnsi="Abadi"/>
          <w:sz w:val="14"/>
          <w:szCs w:val="14"/>
          <w:lang w:val="en-GB"/>
        </w:rPr>
        <w:t>}$</w:t>
      </w:r>
      <w:r w:rsidR="00A06303">
        <w:rPr>
          <w:rFonts w:ascii="Abadi" w:hAnsi="Abadi"/>
          <w:sz w:val="14"/>
          <w:szCs w:val="14"/>
          <w:lang w:val="en-GB"/>
        </w:rPr>
        <w:t>g</w:t>
      </w:r>
      <w:r w:rsidR="00F420E0">
        <w:rPr>
          <w:rFonts w:ascii="Abadi" w:hAnsi="Abadi"/>
          <w:sz w:val="14"/>
          <w:szCs w:val="14"/>
          <w:lang w:val="en-GB"/>
        </w:rPr>
        <w:t>.</w:t>
      </w:r>
      <w:r w:rsidR="00A06303">
        <w:rPr>
          <w:rFonts w:ascii="Abadi" w:hAnsi="Abadi"/>
          <w:sz w:val="14"/>
          <w:szCs w:val="14"/>
          <w:lang w:val="en-GB"/>
        </w:rPr>
        <w:t xml:space="preserve"> $e</w:t>
      </w:r>
      <w:r w:rsidR="00A06303" w:rsidRPr="007847EA">
        <w:rPr>
          <w:rFonts w:ascii="Abadi" w:hAnsi="Abadi"/>
          <w:sz w:val="14"/>
          <w:highlight w:val="yellow"/>
          <w:lang w:val="en-GB"/>
        </w:rPr>
        <w:t>lse</w:t>
      </w:r>
      <w:r w:rsidR="00912D3D">
        <w:rPr>
          <w:rFonts w:ascii="Abadi" w:hAnsi="Abadi"/>
          <w:sz w:val="14"/>
          <w:szCs w:val="14"/>
          <w:lang w:val="en-GB"/>
        </w:rPr>
        <w:t>$</w:t>
      </w:r>
      <w:r w:rsidR="005E49C9">
        <w:rPr>
          <w:rFonts w:ascii="Abadi" w:hAnsi="Abadi"/>
          <w:sz w:val="14"/>
          <w:szCs w:val="14"/>
          <w:lang w:val="en-GB"/>
        </w:rPr>
        <w:t>e</w:t>
      </w:r>
      <w:r w:rsidR="00045A05">
        <w:rPr>
          <w:rFonts w:ascii="Abadi" w:hAnsi="Abadi"/>
          <w:sz w:val="14"/>
          <w:szCs w:val="14"/>
          <w:lang w:val="en-GB"/>
        </w:rPr>
        <w:t>.</w:t>
      </w:r>
      <w:r w:rsidR="005E49C9">
        <w:rPr>
          <w:rFonts w:ascii="Abadi" w:hAnsi="Abadi"/>
          <w:sz w:val="14"/>
          <w:szCs w:val="14"/>
          <w:lang w:val="en-GB"/>
        </w:rPr>
        <w:t xml:space="preserve"> $endif$</w:t>
      </w:r>
      <w:r w:rsidRPr="00FC2314">
        <w:rPr>
          <w:rFonts w:ascii="Abadi" w:hAnsi="Abadi"/>
          <w:sz w:val="14"/>
          <w:szCs w:val="14"/>
          <w:lang w:val="en-GB"/>
        </w:rPr>
        <w:t xml:space="preserve">Bases are designed to be completely filled with </w:t>
      </w:r>
      <w:r w:rsidRPr="004C55EA">
        <w:rPr>
          <w:rFonts w:ascii="Abadi" w:hAnsi="Abadi"/>
          <w:sz w:val="14"/>
          <w:szCs w:val="14"/>
          <w:lang w:val="en-GB"/>
        </w:rPr>
        <w:t>grout.$e</w:t>
      </w:r>
      <w:r w:rsidRPr="007847EA">
        <w:rPr>
          <w:highlight w:val="yellow"/>
        </w:rPr>
        <w:t>ndif</w:t>
      </w:r>
      <w:r w:rsidRPr="004C50AF">
        <w:rPr>
          <w:highlight w:val="yellow"/>
        </w:rPr>
        <w:t>$</w:t>
      </w:r>
      <w:r w:rsidRPr="004C50AF">
        <w:rPr>
          <w:rFonts w:ascii="Abadi" w:hAnsi="Abadi"/>
          <w:sz w:val="14"/>
          <w:szCs w:val="14"/>
          <w:lang w:val="en-GB"/>
        </w:rPr>
        <w:t>$</w:t>
      </w:r>
      <w:r w:rsidRPr="00224947">
        <w:rPr>
          <w:highlight w:val="yellow"/>
        </w:rPr>
        <w:t>endfragment</w:t>
      </w:r>
      <w:r>
        <w:t>$</w:t>
      </w:r>
    </w:p>
    <w:p w14:paraId="77051520" w14:textId="7B33EFC1" w:rsidR="00FC71AD" w:rsidRPr="001556D3" w:rsidRDefault="00FC71AD" w:rsidP="00FC71AD"/>
    <w:sectPr w:rsidR="00FC71AD" w:rsidRPr="001556D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7DE46" w14:textId="77777777" w:rsidR="0000762B" w:rsidRDefault="0000762B" w:rsidP="00602328">
      <w:pPr>
        <w:spacing w:after="0" w:line="240" w:lineRule="auto"/>
      </w:pPr>
      <w:r>
        <w:separator/>
      </w:r>
    </w:p>
  </w:endnote>
  <w:endnote w:type="continuationSeparator" w:id="0">
    <w:p w14:paraId="5D123E3A" w14:textId="77777777" w:rsidR="0000762B" w:rsidRDefault="0000762B" w:rsidP="00602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0B0CF" w14:textId="77777777" w:rsidR="007847EA" w:rsidRDefault="007847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4766D" w14:textId="77777777" w:rsidR="0000762B" w:rsidRDefault="0000762B" w:rsidP="00602328">
      <w:pPr>
        <w:spacing w:after="0" w:line="240" w:lineRule="auto"/>
      </w:pPr>
      <w:r>
        <w:separator/>
      </w:r>
    </w:p>
  </w:footnote>
  <w:footnote w:type="continuationSeparator" w:id="0">
    <w:p w14:paraId="408810EB" w14:textId="77777777" w:rsidR="0000762B" w:rsidRDefault="0000762B" w:rsidP="00602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4D9D" w14:textId="77777777" w:rsidR="007847EA" w:rsidRDefault="007847EA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 Bjerninger">
    <w15:presenceInfo w15:providerId="Windows Live" w15:userId="e2fa519b4da469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F4"/>
    <w:rsid w:val="00003B54"/>
    <w:rsid w:val="0000762B"/>
    <w:rsid w:val="000148FC"/>
    <w:rsid w:val="00026CE1"/>
    <w:rsid w:val="00027816"/>
    <w:rsid w:val="00033A27"/>
    <w:rsid w:val="000369A4"/>
    <w:rsid w:val="00041636"/>
    <w:rsid w:val="00045A05"/>
    <w:rsid w:val="000530DD"/>
    <w:rsid w:val="000646C2"/>
    <w:rsid w:val="00073B92"/>
    <w:rsid w:val="00073DFA"/>
    <w:rsid w:val="000954BF"/>
    <w:rsid w:val="000A4A01"/>
    <w:rsid w:val="000A5829"/>
    <w:rsid w:val="000B0A1F"/>
    <w:rsid w:val="000B2724"/>
    <w:rsid w:val="000B3DE8"/>
    <w:rsid w:val="000B3E74"/>
    <w:rsid w:val="000C4C18"/>
    <w:rsid w:val="000C5DE3"/>
    <w:rsid w:val="000D4BA9"/>
    <w:rsid w:val="000D5048"/>
    <w:rsid w:val="000E5F0B"/>
    <w:rsid w:val="000E66AC"/>
    <w:rsid w:val="000F6988"/>
    <w:rsid w:val="0010169F"/>
    <w:rsid w:val="001116FE"/>
    <w:rsid w:val="00114587"/>
    <w:rsid w:val="00121B7F"/>
    <w:rsid w:val="001246EB"/>
    <w:rsid w:val="001379F2"/>
    <w:rsid w:val="001412DB"/>
    <w:rsid w:val="001556D3"/>
    <w:rsid w:val="00173498"/>
    <w:rsid w:val="00176C17"/>
    <w:rsid w:val="00180732"/>
    <w:rsid w:val="00182D1C"/>
    <w:rsid w:val="00183B65"/>
    <w:rsid w:val="001913BE"/>
    <w:rsid w:val="001A3B6E"/>
    <w:rsid w:val="001B0535"/>
    <w:rsid w:val="001B6BC3"/>
    <w:rsid w:val="001C2D1B"/>
    <w:rsid w:val="001C7C88"/>
    <w:rsid w:val="001D12B5"/>
    <w:rsid w:val="001D4546"/>
    <w:rsid w:val="001E2EFE"/>
    <w:rsid w:val="00200F9C"/>
    <w:rsid w:val="00201509"/>
    <w:rsid w:val="002033ED"/>
    <w:rsid w:val="00205F88"/>
    <w:rsid w:val="00212FBF"/>
    <w:rsid w:val="00224947"/>
    <w:rsid w:val="0022642B"/>
    <w:rsid w:val="0023146B"/>
    <w:rsid w:val="00235437"/>
    <w:rsid w:val="00250C6C"/>
    <w:rsid w:val="00255993"/>
    <w:rsid w:val="00256E3F"/>
    <w:rsid w:val="00261107"/>
    <w:rsid w:val="00272269"/>
    <w:rsid w:val="00273056"/>
    <w:rsid w:val="0027547F"/>
    <w:rsid w:val="0028213F"/>
    <w:rsid w:val="002824FA"/>
    <w:rsid w:val="0028725F"/>
    <w:rsid w:val="0029126C"/>
    <w:rsid w:val="00292299"/>
    <w:rsid w:val="00297B69"/>
    <w:rsid w:val="002A564C"/>
    <w:rsid w:val="002B48F1"/>
    <w:rsid w:val="002B570F"/>
    <w:rsid w:val="002B6016"/>
    <w:rsid w:val="002B69E8"/>
    <w:rsid w:val="002C0608"/>
    <w:rsid w:val="002C37C4"/>
    <w:rsid w:val="002C4DFE"/>
    <w:rsid w:val="0030758C"/>
    <w:rsid w:val="003140B4"/>
    <w:rsid w:val="003231D3"/>
    <w:rsid w:val="003256D1"/>
    <w:rsid w:val="00333060"/>
    <w:rsid w:val="00333C71"/>
    <w:rsid w:val="00344020"/>
    <w:rsid w:val="00352F22"/>
    <w:rsid w:val="00356E84"/>
    <w:rsid w:val="00356FE9"/>
    <w:rsid w:val="0036452B"/>
    <w:rsid w:val="003702BB"/>
    <w:rsid w:val="00371B81"/>
    <w:rsid w:val="0037295B"/>
    <w:rsid w:val="00385C0D"/>
    <w:rsid w:val="003A19B7"/>
    <w:rsid w:val="003B4D63"/>
    <w:rsid w:val="003B7451"/>
    <w:rsid w:val="003B7563"/>
    <w:rsid w:val="003C3E72"/>
    <w:rsid w:val="003C4FD9"/>
    <w:rsid w:val="003D15F0"/>
    <w:rsid w:val="003D38FE"/>
    <w:rsid w:val="003D407C"/>
    <w:rsid w:val="003F4EFC"/>
    <w:rsid w:val="003F5C93"/>
    <w:rsid w:val="0040092C"/>
    <w:rsid w:val="004018FC"/>
    <w:rsid w:val="00407425"/>
    <w:rsid w:val="00411C2A"/>
    <w:rsid w:val="00411CF4"/>
    <w:rsid w:val="0041541C"/>
    <w:rsid w:val="00416F77"/>
    <w:rsid w:val="0042058F"/>
    <w:rsid w:val="00422F65"/>
    <w:rsid w:val="004260D1"/>
    <w:rsid w:val="00433072"/>
    <w:rsid w:val="00436EA2"/>
    <w:rsid w:val="0044603E"/>
    <w:rsid w:val="00452F9B"/>
    <w:rsid w:val="0045338D"/>
    <w:rsid w:val="00462CE5"/>
    <w:rsid w:val="004679B3"/>
    <w:rsid w:val="0047507D"/>
    <w:rsid w:val="00491040"/>
    <w:rsid w:val="004912D0"/>
    <w:rsid w:val="004A4901"/>
    <w:rsid w:val="004B5EC9"/>
    <w:rsid w:val="004C13E2"/>
    <w:rsid w:val="004C50AF"/>
    <w:rsid w:val="004C55EA"/>
    <w:rsid w:val="004D3F29"/>
    <w:rsid w:val="004D61E9"/>
    <w:rsid w:val="004E4801"/>
    <w:rsid w:val="004F182E"/>
    <w:rsid w:val="004F2388"/>
    <w:rsid w:val="00507018"/>
    <w:rsid w:val="00513E78"/>
    <w:rsid w:val="00520FF7"/>
    <w:rsid w:val="00523710"/>
    <w:rsid w:val="00523D0E"/>
    <w:rsid w:val="005260AB"/>
    <w:rsid w:val="00537E7D"/>
    <w:rsid w:val="005431CC"/>
    <w:rsid w:val="00546C21"/>
    <w:rsid w:val="00552B23"/>
    <w:rsid w:val="00552F23"/>
    <w:rsid w:val="00562C7B"/>
    <w:rsid w:val="00570855"/>
    <w:rsid w:val="00575541"/>
    <w:rsid w:val="00575C78"/>
    <w:rsid w:val="00576B84"/>
    <w:rsid w:val="00576C51"/>
    <w:rsid w:val="00577E2B"/>
    <w:rsid w:val="00582E9C"/>
    <w:rsid w:val="0058306E"/>
    <w:rsid w:val="005830E7"/>
    <w:rsid w:val="00595070"/>
    <w:rsid w:val="005B06A6"/>
    <w:rsid w:val="005B4DDC"/>
    <w:rsid w:val="005C3E0C"/>
    <w:rsid w:val="005C559A"/>
    <w:rsid w:val="005E34CD"/>
    <w:rsid w:val="005E4165"/>
    <w:rsid w:val="005E4664"/>
    <w:rsid w:val="005E49C9"/>
    <w:rsid w:val="005F1ACE"/>
    <w:rsid w:val="005F4036"/>
    <w:rsid w:val="005F4D9A"/>
    <w:rsid w:val="00602328"/>
    <w:rsid w:val="006050F9"/>
    <w:rsid w:val="0062043C"/>
    <w:rsid w:val="00624EE2"/>
    <w:rsid w:val="0063630B"/>
    <w:rsid w:val="0064011E"/>
    <w:rsid w:val="00642447"/>
    <w:rsid w:val="00642896"/>
    <w:rsid w:val="00646766"/>
    <w:rsid w:val="0065185E"/>
    <w:rsid w:val="00651E56"/>
    <w:rsid w:val="006576EF"/>
    <w:rsid w:val="00662C2D"/>
    <w:rsid w:val="0067138B"/>
    <w:rsid w:val="006763B0"/>
    <w:rsid w:val="00681133"/>
    <w:rsid w:val="00681B98"/>
    <w:rsid w:val="006A064C"/>
    <w:rsid w:val="006B2702"/>
    <w:rsid w:val="006B36B4"/>
    <w:rsid w:val="006B7161"/>
    <w:rsid w:val="006D3F71"/>
    <w:rsid w:val="006E20D8"/>
    <w:rsid w:val="006E31F0"/>
    <w:rsid w:val="006F3BD1"/>
    <w:rsid w:val="006F4693"/>
    <w:rsid w:val="00707123"/>
    <w:rsid w:val="00710F8B"/>
    <w:rsid w:val="007207E7"/>
    <w:rsid w:val="0073595D"/>
    <w:rsid w:val="0074587A"/>
    <w:rsid w:val="007525FF"/>
    <w:rsid w:val="00766663"/>
    <w:rsid w:val="007727F2"/>
    <w:rsid w:val="00775AEB"/>
    <w:rsid w:val="00776F13"/>
    <w:rsid w:val="00781BAA"/>
    <w:rsid w:val="007847EA"/>
    <w:rsid w:val="00792669"/>
    <w:rsid w:val="007934CC"/>
    <w:rsid w:val="007A2CE8"/>
    <w:rsid w:val="007B3F48"/>
    <w:rsid w:val="007B6A6D"/>
    <w:rsid w:val="007C1A75"/>
    <w:rsid w:val="007C2127"/>
    <w:rsid w:val="007C2A62"/>
    <w:rsid w:val="007C541D"/>
    <w:rsid w:val="007C7824"/>
    <w:rsid w:val="007C7AC5"/>
    <w:rsid w:val="007C7B5D"/>
    <w:rsid w:val="007E00DA"/>
    <w:rsid w:val="007E37CD"/>
    <w:rsid w:val="007F555D"/>
    <w:rsid w:val="00801636"/>
    <w:rsid w:val="0081050C"/>
    <w:rsid w:val="008174B7"/>
    <w:rsid w:val="008237AC"/>
    <w:rsid w:val="00823D31"/>
    <w:rsid w:val="00834E50"/>
    <w:rsid w:val="00847CE7"/>
    <w:rsid w:val="00850E67"/>
    <w:rsid w:val="00855DEB"/>
    <w:rsid w:val="008631A8"/>
    <w:rsid w:val="008663C0"/>
    <w:rsid w:val="00871294"/>
    <w:rsid w:val="0088195F"/>
    <w:rsid w:val="008833CB"/>
    <w:rsid w:val="00883AEC"/>
    <w:rsid w:val="008874AB"/>
    <w:rsid w:val="008910DC"/>
    <w:rsid w:val="00891E5B"/>
    <w:rsid w:val="008A4B0B"/>
    <w:rsid w:val="008A5D38"/>
    <w:rsid w:val="008B03AE"/>
    <w:rsid w:val="008B10D8"/>
    <w:rsid w:val="008B7D5B"/>
    <w:rsid w:val="008C373E"/>
    <w:rsid w:val="008D002A"/>
    <w:rsid w:val="008D2058"/>
    <w:rsid w:val="008F0ACF"/>
    <w:rsid w:val="008F213A"/>
    <w:rsid w:val="008F4E70"/>
    <w:rsid w:val="00901952"/>
    <w:rsid w:val="0091015B"/>
    <w:rsid w:val="00912D3D"/>
    <w:rsid w:val="00912DB5"/>
    <w:rsid w:val="00913960"/>
    <w:rsid w:val="0091706B"/>
    <w:rsid w:val="0092550A"/>
    <w:rsid w:val="00930A02"/>
    <w:rsid w:val="00936BB2"/>
    <w:rsid w:val="00941826"/>
    <w:rsid w:val="00972084"/>
    <w:rsid w:val="00972E3C"/>
    <w:rsid w:val="00975D0E"/>
    <w:rsid w:val="00983491"/>
    <w:rsid w:val="00984EBD"/>
    <w:rsid w:val="00985158"/>
    <w:rsid w:val="00990441"/>
    <w:rsid w:val="009B18C0"/>
    <w:rsid w:val="009B2405"/>
    <w:rsid w:val="009B5293"/>
    <w:rsid w:val="009B6CA5"/>
    <w:rsid w:val="009C49E2"/>
    <w:rsid w:val="009D3278"/>
    <w:rsid w:val="009D393E"/>
    <w:rsid w:val="009E4028"/>
    <w:rsid w:val="009E7FE8"/>
    <w:rsid w:val="009F1BE6"/>
    <w:rsid w:val="00A02069"/>
    <w:rsid w:val="00A06303"/>
    <w:rsid w:val="00A12B08"/>
    <w:rsid w:val="00A13401"/>
    <w:rsid w:val="00A22769"/>
    <w:rsid w:val="00A3281F"/>
    <w:rsid w:val="00A356E2"/>
    <w:rsid w:val="00A36C6A"/>
    <w:rsid w:val="00A40121"/>
    <w:rsid w:val="00A43953"/>
    <w:rsid w:val="00A508F0"/>
    <w:rsid w:val="00A53B95"/>
    <w:rsid w:val="00A53DCD"/>
    <w:rsid w:val="00A658DE"/>
    <w:rsid w:val="00A7640A"/>
    <w:rsid w:val="00A81148"/>
    <w:rsid w:val="00AA7984"/>
    <w:rsid w:val="00AB1DD4"/>
    <w:rsid w:val="00AB22F1"/>
    <w:rsid w:val="00AB5842"/>
    <w:rsid w:val="00AB5C13"/>
    <w:rsid w:val="00AC538B"/>
    <w:rsid w:val="00AD6E02"/>
    <w:rsid w:val="00AE300A"/>
    <w:rsid w:val="00AE5DD0"/>
    <w:rsid w:val="00AF2BA3"/>
    <w:rsid w:val="00B01BF9"/>
    <w:rsid w:val="00B07B79"/>
    <w:rsid w:val="00B11150"/>
    <w:rsid w:val="00B14F89"/>
    <w:rsid w:val="00B2257B"/>
    <w:rsid w:val="00B251C2"/>
    <w:rsid w:val="00B266AC"/>
    <w:rsid w:val="00B30B6E"/>
    <w:rsid w:val="00B4162C"/>
    <w:rsid w:val="00B45C08"/>
    <w:rsid w:val="00B46779"/>
    <w:rsid w:val="00B53A6D"/>
    <w:rsid w:val="00BA64BE"/>
    <w:rsid w:val="00BA66DD"/>
    <w:rsid w:val="00BC1345"/>
    <w:rsid w:val="00BC7B4F"/>
    <w:rsid w:val="00BD5E52"/>
    <w:rsid w:val="00BF03D1"/>
    <w:rsid w:val="00BF689A"/>
    <w:rsid w:val="00C12163"/>
    <w:rsid w:val="00C1443E"/>
    <w:rsid w:val="00C21CA1"/>
    <w:rsid w:val="00C26E45"/>
    <w:rsid w:val="00C43159"/>
    <w:rsid w:val="00C44B0F"/>
    <w:rsid w:val="00C44D1F"/>
    <w:rsid w:val="00C45B2C"/>
    <w:rsid w:val="00C46834"/>
    <w:rsid w:val="00C52655"/>
    <w:rsid w:val="00C5654A"/>
    <w:rsid w:val="00C718AA"/>
    <w:rsid w:val="00C80222"/>
    <w:rsid w:val="00C80673"/>
    <w:rsid w:val="00C81359"/>
    <w:rsid w:val="00C934E0"/>
    <w:rsid w:val="00C962F5"/>
    <w:rsid w:val="00CA408B"/>
    <w:rsid w:val="00CA5116"/>
    <w:rsid w:val="00CA5FCB"/>
    <w:rsid w:val="00CB12B3"/>
    <w:rsid w:val="00CB138D"/>
    <w:rsid w:val="00CB4CDE"/>
    <w:rsid w:val="00CB683A"/>
    <w:rsid w:val="00CC3816"/>
    <w:rsid w:val="00CC6A4D"/>
    <w:rsid w:val="00CD4A28"/>
    <w:rsid w:val="00CE0548"/>
    <w:rsid w:val="00CE1F75"/>
    <w:rsid w:val="00CF617F"/>
    <w:rsid w:val="00D0049F"/>
    <w:rsid w:val="00D04104"/>
    <w:rsid w:val="00D137FD"/>
    <w:rsid w:val="00D14121"/>
    <w:rsid w:val="00D1514B"/>
    <w:rsid w:val="00D16DC4"/>
    <w:rsid w:val="00D20C64"/>
    <w:rsid w:val="00D21866"/>
    <w:rsid w:val="00D236AC"/>
    <w:rsid w:val="00D46A67"/>
    <w:rsid w:val="00D5072A"/>
    <w:rsid w:val="00D56FE7"/>
    <w:rsid w:val="00D620A5"/>
    <w:rsid w:val="00D631D9"/>
    <w:rsid w:val="00D752EC"/>
    <w:rsid w:val="00D8516A"/>
    <w:rsid w:val="00D87673"/>
    <w:rsid w:val="00D97D90"/>
    <w:rsid w:val="00DA531D"/>
    <w:rsid w:val="00DB1DEC"/>
    <w:rsid w:val="00DB2348"/>
    <w:rsid w:val="00DB74CB"/>
    <w:rsid w:val="00DC1D9E"/>
    <w:rsid w:val="00DC2703"/>
    <w:rsid w:val="00DC2E21"/>
    <w:rsid w:val="00DD7322"/>
    <w:rsid w:val="00DE0ED3"/>
    <w:rsid w:val="00DE2516"/>
    <w:rsid w:val="00DE4CC7"/>
    <w:rsid w:val="00DE57E5"/>
    <w:rsid w:val="00DF5573"/>
    <w:rsid w:val="00E256F0"/>
    <w:rsid w:val="00E30E1C"/>
    <w:rsid w:val="00E349B8"/>
    <w:rsid w:val="00E364B7"/>
    <w:rsid w:val="00E454BB"/>
    <w:rsid w:val="00E46D77"/>
    <w:rsid w:val="00E52675"/>
    <w:rsid w:val="00E577FF"/>
    <w:rsid w:val="00E613AE"/>
    <w:rsid w:val="00E62741"/>
    <w:rsid w:val="00E667E0"/>
    <w:rsid w:val="00E6719C"/>
    <w:rsid w:val="00E864D3"/>
    <w:rsid w:val="00E86E09"/>
    <w:rsid w:val="00E95ABB"/>
    <w:rsid w:val="00E97CA3"/>
    <w:rsid w:val="00EA1D4E"/>
    <w:rsid w:val="00EA419E"/>
    <w:rsid w:val="00EA51E2"/>
    <w:rsid w:val="00EA5F67"/>
    <w:rsid w:val="00EB2052"/>
    <w:rsid w:val="00EB2B22"/>
    <w:rsid w:val="00ED139E"/>
    <w:rsid w:val="00EE38BC"/>
    <w:rsid w:val="00EE5253"/>
    <w:rsid w:val="00EE7160"/>
    <w:rsid w:val="00F13772"/>
    <w:rsid w:val="00F17DB4"/>
    <w:rsid w:val="00F2153F"/>
    <w:rsid w:val="00F2763C"/>
    <w:rsid w:val="00F304F2"/>
    <w:rsid w:val="00F30A34"/>
    <w:rsid w:val="00F31051"/>
    <w:rsid w:val="00F32262"/>
    <w:rsid w:val="00F34BAA"/>
    <w:rsid w:val="00F37577"/>
    <w:rsid w:val="00F420E0"/>
    <w:rsid w:val="00F42215"/>
    <w:rsid w:val="00F478E9"/>
    <w:rsid w:val="00F549E4"/>
    <w:rsid w:val="00F55BBC"/>
    <w:rsid w:val="00F712EC"/>
    <w:rsid w:val="00F743F0"/>
    <w:rsid w:val="00F8052C"/>
    <w:rsid w:val="00F808C6"/>
    <w:rsid w:val="00F83CB8"/>
    <w:rsid w:val="00F873E4"/>
    <w:rsid w:val="00F908F5"/>
    <w:rsid w:val="00F96675"/>
    <w:rsid w:val="00FA1383"/>
    <w:rsid w:val="00FA2C80"/>
    <w:rsid w:val="00FC512E"/>
    <w:rsid w:val="00FC71AB"/>
    <w:rsid w:val="00FC71AD"/>
    <w:rsid w:val="00FE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3C800"/>
  <w15:chartTrackingRefBased/>
  <w15:docId w15:val="{524D3092-F27F-4228-8412-D85D6EB22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293"/>
  </w:style>
  <w:style w:type="paragraph" w:styleId="Heading1">
    <w:name w:val="heading 1"/>
    <w:basedOn w:val="Normal"/>
    <w:next w:val="Normal"/>
    <w:link w:val="Heading1Char"/>
    <w:uiPriority w:val="9"/>
    <w:qFormat/>
    <w:rsid w:val="0041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C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D61E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2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328"/>
  </w:style>
  <w:style w:type="paragraph" w:styleId="Footer">
    <w:name w:val="footer"/>
    <w:basedOn w:val="Normal"/>
    <w:link w:val="FooterChar"/>
    <w:uiPriority w:val="99"/>
    <w:unhideWhenUsed/>
    <w:rsid w:val="00602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328"/>
  </w:style>
  <w:style w:type="character" w:styleId="Hyperlink">
    <w:name w:val="Hyperlink"/>
    <w:basedOn w:val="DefaultParagraphFont"/>
    <w:uiPriority w:val="99"/>
    <w:semiHidden/>
    <w:unhideWhenUsed/>
    <w:rsid w:val="00A658DE"/>
    <w:rPr>
      <w:color w:val="0000FF"/>
      <w:u w:val="single"/>
    </w:rPr>
  </w:style>
  <w:style w:type="paragraph" w:styleId="Revision">
    <w:name w:val="Revision"/>
    <w:hidden/>
    <w:uiPriority w:val="99"/>
    <w:semiHidden/>
    <w:rsid w:val="007847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18</Pages>
  <Words>975</Words>
  <Characters>41199</Characters>
  <Application>Microsoft Office Word</Application>
  <DocSecurity>0</DocSecurity>
  <Lines>2423</Lines>
  <Paragraphs>479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Bell</dc:creator>
  <cp:keywords/>
  <dc:description/>
  <cp:lastModifiedBy>Daniel Bjerninger</cp:lastModifiedBy>
  <cp:revision>58</cp:revision>
  <dcterms:created xsi:type="dcterms:W3CDTF">2025-11-06T20:56:00Z</dcterms:created>
  <dcterms:modified xsi:type="dcterms:W3CDTF">2026-03-26T12:18:00Z</dcterms:modified>
</cp:coreProperties>
</file>